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8C6" w:rsidRPr="0058115E" w:rsidRDefault="00F428C6">
      <w:pPr>
        <w:pStyle w:val="af8"/>
        <w:ind w:firstLine="360"/>
        <w:rPr>
          <w:rFonts w:ascii="Times New Roman" w:hAnsi="Times New Roman"/>
        </w:rPr>
      </w:pPr>
    </w:p>
    <w:p w:rsidR="00F428C6" w:rsidRPr="0058115E" w:rsidRDefault="00F428C6">
      <w:pPr>
        <w:pStyle w:val="af8"/>
        <w:ind w:firstLine="360"/>
        <w:rPr>
          <w:rFonts w:ascii="Times New Roman" w:hAnsi="Times New Roman"/>
        </w:rPr>
      </w:pPr>
    </w:p>
    <w:p w:rsidR="00174CB7" w:rsidRDefault="00174CB7" w:rsidP="00174CB7">
      <w:pPr>
        <w:ind w:firstLineChars="0" w:firstLine="0"/>
        <w:jc w:val="center"/>
        <w:rPr>
          <w:rFonts w:eastAsia="隶书" w:hint="eastAsia"/>
          <w:sz w:val="52"/>
        </w:rPr>
      </w:pPr>
      <w:r>
        <w:rPr>
          <w:rFonts w:eastAsia="隶书" w:hint="eastAsia"/>
          <w:sz w:val="52"/>
        </w:rPr>
        <w:t>仲恺农业工程学院</w:t>
      </w:r>
    </w:p>
    <w:p w:rsidR="00174CB7" w:rsidRDefault="00174CB7" w:rsidP="00174CB7">
      <w:pPr>
        <w:ind w:firstLineChars="0" w:firstLine="0"/>
        <w:jc w:val="center"/>
        <w:rPr>
          <w:rFonts w:eastAsia="隶书" w:hint="eastAsia"/>
          <w:sz w:val="110"/>
        </w:rPr>
      </w:pPr>
      <w:r>
        <w:rPr>
          <w:rFonts w:eastAsia="隶书" w:hint="eastAsia"/>
          <w:sz w:val="110"/>
        </w:rPr>
        <w:t>毕</w:t>
      </w:r>
      <w:r>
        <w:rPr>
          <w:rFonts w:eastAsia="隶书" w:hint="eastAsia"/>
          <w:sz w:val="72"/>
        </w:rPr>
        <w:t xml:space="preserve">  </w:t>
      </w:r>
      <w:r>
        <w:rPr>
          <w:rFonts w:eastAsia="隶书" w:hint="eastAsia"/>
          <w:sz w:val="110"/>
        </w:rPr>
        <w:t>业</w:t>
      </w:r>
      <w:r>
        <w:rPr>
          <w:rFonts w:eastAsia="隶书" w:hint="eastAsia"/>
          <w:sz w:val="72"/>
        </w:rPr>
        <w:t xml:space="preserve">  </w:t>
      </w:r>
      <w:r>
        <w:rPr>
          <w:rFonts w:eastAsia="隶书" w:hint="eastAsia"/>
          <w:sz w:val="110"/>
        </w:rPr>
        <w:t>论</w:t>
      </w:r>
      <w:r>
        <w:rPr>
          <w:rFonts w:eastAsia="隶书" w:hint="eastAsia"/>
          <w:sz w:val="72"/>
        </w:rPr>
        <w:t xml:space="preserve">  </w:t>
      </w:r>
      <w:r>
        <w:rPr>
          <w:rFonts w:eastAsia="隶书" w:hint="eastAsia"/>
          <w:sz w:val="110"/>
        </w:rPr>
        <w:t>文</w:t>
      </w:r>
    </w:p>
    <w:p w:rsidR="00174CB7" w:rsidRDefault="00174CB7" w:rsidP="00174CB7">
      <w:pPr>
        <w:ind w:firstLine="560"/>
        <w:jc w:val="center"/>
        <w:rPr>
          <w:rFonts w:eastAsia="隶书" w:hint="eastAsia"/>
          <w:sz w:val="28"/>
        </w:rPr>
      </w:pPr>
    </w:p>
    <w:p w:rsidR="00174CB7" w:rsidRDefault="00174CB7" w:rsidP="00174CB7">
      <w:pPr>
        <w:ind w:firstLine="560"/>
        <w:jc w:val="center"/>
        <w:rPr>
          <w:rFonts w:eastAsia="隶书" w:hint="eastAsia"/>
          <w:sz w:val="28"/>
        </w:rPr>
      </w:pPr>
    </w:p>
    <w:p w:rsidR="00174CB7" w:rsidRDefault="00174CB7" w:rsidP="00174CB7">
      <w:pPr>
        <w:ind w:firstLineChars="0" w:firstLine="0"/>
        <w:jc w:val="center"/>
        <w:rPr>
          <w:rFonts w:hint="eastAsia"/>
          <w:sz w:val="30"/>
        </w:rPr>
      </w:pPr>
      <w:r>
        <w:rPr>
          <w:rFonts w:eastAsia="隶书" w:hint="eastAsia"/>
          <w:sz w:val="36"/>
        </w:rPr>
        <w:t>基于</w:t>
      </w:r>
      <w:r>
        <w:rPr>
          <w:rFonts w:eastAsia="隶书" w:hint="eastAsia"/>
          <w:sz w:val="36"/>
        </w:rPr>
        <w:t>SSH</w:t>
      </w:r>
      <w:r>
        <w:rPr>
          <w:rFonts w:eastAsia="隶书"/>
          <w:sz w:val="36"/>
        </w:rPr>
        <w:t>的</w:t>
      </w:r>
      <w:r>
        <w:rPr>
          <w:rFonts w:eastAsia="隶书"/>
          <w:sz w:val="36"/>
        </w:rPr>
        <w:t>汽车售票</w:t>
      </w:r>
      <w:r>
        <w:rPr>
          <w:rFonts w:eastAsia="隶书"/>
          <w:sz w:val="36"/>
        </w:rPr>
        <w:t>系统设计与实现</w:t>
      </w:r>
    </w:p>
    <w:p w:rsidR="00174CB7" w:rsidRDefault="00174CB7" w:rsidP="00174CB7">
      <w:pPr>
        <w:ind w:firstLine="600"/>
        <w:jc w:val="center"/>
        <w:rPr>
          <w:rFonts w:hint="eastAsia"/>
          <w:sz w:val="30"/>
        </w:rPr>
      </w:pPr>
    </w:p>
    <w:p w:rsidR="00174CB7" w:rsidRDefault="00174CB7" w:rsidP="00174CB7">
      <w:pPr>
        <w:ind w:firstLine="720"/>
        <w:jc w:val="center"/>
        <w:rPr>
          <w:rFonts w:eastAsia="隶书" w:hint="eastAsia"/>
          <w:sz w:val="36"/>
        </w:rPr>
      </w:pPr>
    </w:p>
    <w:p w:rsidR="00174CB7" w:rsidRDefault="00174CB7" w:rsidP="00174CB7">
      <w:pPr>
        <w:ind w:firstLineChars="0" w:firstLine="1361"/>
        <w:rPr>
          <w:rFonts w:hint="eastAsia"/>
          <w:sz w:val="30"/>
        </w:rPr>
      </w:pPr>
      <w:r>
        <w:rPr>
          <w:rFonts w:eastAsia="隶书" w:hint="eastAsia"/>
          <w:sz w:val="36"/>
        </w:rPr>
        <w:t>姓</w:t>
      </w:r>
      <w:r>
        <w:rPr>
          <w:rFonts w:eastAsia="隶书" w:hint="eastAsia"/>
          <w:sz w:val="36"/>
        </w:rPr>
        <w:t xml:space="preserve">    </w:t>
      </w:r>
      <w:r>
        <w:rPr>
          <w:rFonts w:eastAsia="隶书" w:hint="eastAsia"/>
          <w:sz w:val="36"/>
        </w:rPr>
        <w:t>名</w:t>
      </w:r>
      <w:r>
        <w:rPr>
          <w:rFonts w:hint="eastAsia"/>
          <w:sz w:val="30"/>
        </w:rPr>
        <w:t xml:space="preserve">    </w:t>
      </w:r>
      <w:r>
        <w:rPr>
          <w:rFonts w:hint="eastAsia"/>
          <w:sz w:val="30"/>
        </w:rPr>
        <w:t>陈守貌</w:t>
      </w:r>
    </w:p>
    <w:p w:rsidR="00174CB7" w:rsidRDefault="00174CB7" w:rsidP="00174CB7">
      <w:pPr>
        <w:ind w:firstLineChars="0" w:firstLine="1361"/>
        <w:rPr>
          <w:rFonts w:hint="eastAsia"/>
          <w:sz w:val="30"/>
        </w:rPr>
      </w:pPr>
      <w:r>
        <w:rPr>
          <w:rFonts w:eastAsia="隶书" w:hint="eastAsia"/>
          <w:sz w:val="36"/>
        </w:rPr>
        <w:t>院（系）</w:t>
      </w:r>
      <w:r>
        <w:rPr>
          <w:rFonts w:hint="eastAsia"/>
          <w:sz w:val="30"/>
        </w:rPr>
        <w:t xml:space="preserve">    计算</w:t>
      </w:r>
      <w:r>
        <w:rPr>
          <w:sz w:val="30"/>
        </w:rPr>
        <w:t>科学学院</w:t>
      </w:r>
    </w:p>
    <w:p w:rsidR="00174CB7" w:rsidRDefault="00174CB7" w:rsidP="00174CB7">
      <w:pPr>
        <w:ind w:firstLineChars="0" w:firstLine="1361"/>
        <w:rPr>
          <w:rFonts w:hint="eastAsia"/>
          <w:sz w:val="30"/>
        </w:rPr>
      </w:pPr>
      <w:r>
        <w:rPr>
          <w:rFonts w:eastAsia="隶书" w:hint="eastAsia"/>
          <w:sz w:val="36"/>
        </w:rPr>
        <w:t>专业班级</w:t>
      </w:r>
      <w:r>
        <w:rPr>
          <w:rFonts w:hint="eastAsia"/>
          <w:sz w:val="30"/>
        </w:rPr>
        <w:t xml:space="preserve">   </w:t>
      </w:r>
      <w:r>
        <w:rPr>
          <w:sz w:val="30"/>
        </w:rPr>
        <w:t xml:space="preserve"> </w:t>
      </w:r>
      <w:r>
        <w:rPr>
          <w:rFonts w:hint="eastAsia"/>
          <w:sz w:val="30"/>
        </w:rPr>
        <w:t>信息</w:t>
      </w:r>
      <w:r>
        <w:rPr>
          <w:sz w:val="30"/>
        </w:rPr>
        <w:t>与计算科学</w:t>
      </w:r>
      <w:r>
        <w:rPr>
          <w:rFonts w:hint="eastAsia"/>
          <w:sz w:val="30"/>
        </w:rPr>
        <w:t>1</w:t>
      </w:r>
      <w:r>
        <w:rPr>
          <w:sz w:val="30"/>
        </w:rPr>
        <w:t>21</w:t>
      </w:r>
      <w:r>
        <w:rPr>
          <w:sz w:val="30"/>
        </w:rPr>
        <w:t>班</w:t>
      </w:r>
    </w:p>
    <w:p w:rsidR="00174CB7" w:rsidRDefault="00174CB7" w:rsidP="00174CB7">
      <w:pPr>
        <w:ind w:firstLineChars="0" w:firstLine="1361"/>
        <w:rPr>
          <w:rFonts w:hint="eastAsia"/>
          <w:sz w:val="30"/>
        </w:rPr>
      </w:pPr>
      <w:r>
        <w:rPr>
          <w:rFonts w:eastAsia="隶书" w:hint="eastAsia"/>
          <w:sz w:val="36"/>
        </w:rPr>
        <w:t>学</w:t>
      </w:r>
      <w:r>
        <w:rPr>
          <w:rFonts w:eastAsia="隶书" w:hint="eastAsia"/>
          <w:sz w:val="36"/>
        </w:rPr>
        <w:t xml:space="preserve">    </w:t>
      </w:r>
      <w:r>
        <w:rPr>
          <w:rFonts w:eastAsia="隶书" w:hint="eastAsia"/>
          <w:sz w:val="36"/>
        </w:rPr>
        <w:t>号</w:t>
      </w:r>
      <w:r>
        <w:rPr>
          <w:rFonts w:hint="eastAsia"/>
          <w:sz w:val="30"/>
        </w:rPr>
        <w:t xml:space="preserve">    </w:t>
      </w:r>
      <w:r>
        <w:rPr>
          <w:sz w:val="30"/>
        </w:rPr>
        <w:t>2012</w:t>
      </w:r>
      <w:r>
        <w:rPr>
          <w:sz w:val="30"/>
        </w:rPr>
        <w:t>11314108</w:t>
      </w:r>
    </w:p>
    <w:p w:rsidR="00174CB7" w:rsidRDefault="00174CB7" w:rsidP="00174CB7">
      <w:pPr>
        <w:ind w:firstLineChars="0" w:firstLine="1361"/>
        <w:rPr>
          <w:rFonts w:hint="eastAsia"/>
          <w:sz w:val="30"/>
        </w:rPr>
      </w:pPr>
      <w:r>
        <w:rPr>
          <w:rFonts w:eastAsia="隶书" w:hint="eastAsia"/>
          <w:sz w:val="36"/>
        </w:rPr>
        <w:t>指导教师</w:t>
      </w:r>
      <w:r>
        <w:rPr>
          <w:rFonts w:hint="eastAsia"/>
          <w:sz w:val="30"/>
        </w:rPr>
        <w:t xml:space="preserve">    </w:t>
      </w:r>
      <w:r>
        <w:rPr>
          <w:rFonts w:hint="eastAsia"/>
          <w:sz w:val="30"/>
        </w:rPr>
        <w:t>侯超钧</w:t>
      </w:r>
    </w:p>
    <w:p w:rsidR="00174CB7" w:rsidRDefault="00174CB7" w:rsidP="00174CB7">
      <w:pPr>
        <w:ind w:firstLineChars="0" w:firstLine="1361"/>
        <w:rPr>
          <w:rFonts w:hint="eastAsia"/>
          <w:sz w:val="30"/>
        </w:rPr>
      </w:pPr>
      <w:r>
        <w:rPr>
          <w:rFonts w:eastAsia="隶书" w:hint="eastAsia"/>
          <w:sz w:val="36"/>
        </w:rPr>
        <w:t>职</w:t>
      </w:r>
      <w:r>
        <w:rPr>
          <w:rFonts w:eastAsia="隶书" w:hint="eastAsia"/>
          <w:sz w:val="36"/>
        </w:rPr>
        <w:t xml:space="preserve">    </w:t>
      </w:r>
      <w:r>
        <w:rPr>
          <w:rFonts w:eastAsia="隶书" w:hint="eastAsia"/>
          <w:sz w:val="36"/>
        </w:rPr>
        <w:t>称</w:t>
      </w:r>
      <w:r>
        <w:rPr>
          <w:rFonts w:hint="eastAsia"/>
          <w:sz w:val="30"/>
        </w:rPr>
        <w:t xml:space="preserve">    讲师</w:t>
      </w:r>
    </w:p>
    <w:p w:rsidR="00174CB7" w:rsidRDefault="00174CB7" w:rsidP="00174CB7">
      <w:pPr>
        <w:ind w:firstLineChars="0" w:firstLine="1361"/>
        <w:rPr>
          <w:rFonts w:hint="eastAsia"/>
          <w:sz w:val="30"/>
        </w:rPr>
      </w:pPr>
      <w:r>
        <w:rPr>
          <w:rFonts w:eastAsia="隶书" w:hint="eastAsia"/>
          <w:sz w:val="36"/>
        </w:rPr>
        <w:t>论文答辩日期</w:t>
      </w:r>
      <w:r>
        <w:rPr>
          <w:rFonts w:hint="eastAsia"/>
          <w:sz w:val="30"/>
        </w:rPr>
        <w:t xml:space="preserve">  </w:t>
      </w:r>
      <w:r>
        <w:rPr>
          <w:sz w:val="30"/>
        </w:rPr>
        <w:t xml:space="preserve">  2016</w:t>
      </w:r>
      <w:r>
        <w:rPr>
          <w:rFonts w:hint="eastAsia"/>
          <w:sz w:val="30"/>
        </w:rPr>
        <w:t>年</w:t>
      </w:r>
      <w:r>
        <w:rPr>
          <w:sz w:val="30"/>
        </w:rPr>
        <w:t>5</w:t>
      </w:r>
      <w:r>
        <w:rPr>
          <w:rFonts w:hint="eastAsia"/>
          <w:sz w:val="30"/>
        </w:rPr>
        <w:t>月</w:t>
      </w:r>
      <w:r>
        <w:rPr>
          <w:sz w:val="30"/>
        </w:rPr>
        <w:t>12</w:t>
      </w:r>
      <w:r>
        <w:rPr>
          <w:rFonts w:hint="eastAsia"/>
          <w:sz w:val="30"/>
        </w:rPr>
        <w:t>日</w:t>
      </w:r>
    </w:p>
    <w:p w:rsidR="00174CB7" w:rsidRDefault="00174CB7" w:rsidP="00174CB7">
      <w:pPr>
        <w:spacing w:line="400" w:lineRule="exact"/>
        <w:ind w:firstLine="640"/>
        <w:jc w:val="center"/>
        <w:rPr>
          <w:rFonts w:eastAsia="隶书" w:hint="eastAsia"/>
          <w:sz w:val="32"/>
        </w:rPr>
      </w:pPr>
    </w:p>
    <w:p w:rsidR="00174CB7" w:rsidRDefault="00174CB7" w:rsidP="00174CB7">
      <w:pPr>
        <w:spacing w:line="400" w:lineRule="exact"/>
        <w:ind w:firstLine="640"/>
        <w:jc w:val="center"/>
        <w:rPr>
          <w:rFonts w:eastAsia="隶书" w:hint="eastAsia"/>
          <w:sz w:val="32"/>
        </w:rPr>
      </w:pPr>
    </w:p>
    <w:p w:rsidR="00174CB7" w:rsidRDefault="00174CB7" w:rsidP="00174CB7">
      <w:pPr>
        <w:spacing w:line="400" w:lineRule="exact"/>
        <w:ind w:firstLineChars="0" w:firstLine="0"/>
        <w:jc w:val="center"/>
      </w:pPr>
      <w:r>
        <w:rPr>
          <w:rFonts w:eastAsia="隶书" w:hint="eastAsia"/>
          <w:sz w:val="32"/>
        </w:rPr>
        <w:t>仲恺农业工程学院教务处制</w:t>
      </w:r>
    </w:p>
    <w:p w:rsidR="00F428C6" w:rsidRPr="00174CB7" w:rsidRDefault="00F428C6">
      <w:pPr>
        <w:spacing w:line="400" w:lineRule="exact"/>
        <w:ind w:firstLineChars="0" w:firstLine="0"/>
        <w:jc w:val="center"/>
        <w:rPr>
          <w:rFonts w:ascii="Times New Roman" w:hAnsi="Times New Roman"/>
        </w:rPr>
      </w:pPr>
    </w:p>
    <w:p w:rsidR="0058115E" w:rsidRPr="0058115E" w:rsidRDefault="00F428C6" w:rsidP="0058115E">
      <w:pPr>
        <w:pStyle w:val="afff2"/>
        <w:ind w:firstLine="640"/>
        <w:rPr>
          <w:rFonts w:ascii="Times New Roman" w:hAnsi="Times New Roman"/>
          <w:b/>
        </w:rPr>
      </w:pPr>
      <w:r w:rsidRPr="0058115E">
        <w:rPr>
          <w:rFonts w:ascii="Times New Roman" w:hAnsi="Times New Roman"/>
        </w:rPr>
        <w:br w:type="page"/>
      </w:r>
      <w:bookmarkStart w:id="0" w:name="_Toc293083604"/>
      <w:bookmarkStart w:id="1" w:name="_Toc292876423"/>
      <w:bookmarkStart w:id="2" w:name="_Toc292136142"/>
      <w:bookmarkStart w:id="3" w:name="_Toc292133920"/>
      <w:bookmarkStart w:id="4" w:name="_Toc292133816"/>
      <w:bookmarkStart w:id="5" w:name="_Toc292124295"/>
      <w:bookmarkStart w:id="6" w:name="_Toc292123730"/>
      <w:bookmarkStart w:id="7" w:name="_Toc292123491"/>
      <w:bookmarkStart w:id="8" w:name="_Toc289861297"/>
      <w:r w:rsidR="0058115E" w:rsidRPr="0058115E">
        <w:rPr>
          <w:rFonts w:ascii="Times New Roman" w:hAnsi="Times New Roman" w:hint="eastAsia"/>
          <w:b/>
        </w:rPr>
        <w:lastRenderedPageBreak/>
        <w:t>学生承诺书</w:t>
      </w:r>
      <w:bookmarkEnd w:id="0"/>
      <w:bookmarkEnd w:id="1"/>
      <w:bookmarkEnd w:id="2"/>
      <w:bookmarkEnd w:id="3"/>
      <w:bookmarkEnd w:id="4"/>
      <w:bookmarkEnd w:id="5"/>
      <w:bookmarkEnd w:id="6"/>
      <w:bookmarkEnd w:id="7"/>
      <w:bookmarkEnd w:id="8"/>
    </w:p>
    <w:p w:rsidR="0058115E" w:rsidRPr="0058115E" w:rsidRDefault="0058115E" w:rsidP="0058115E">
      <w:pPr>
        <w:pStyle w:val="af5"/>
        <w:spacing w:beforeLines="50" w:before="163"/>
        <w:ind w:firstLine="480"/>
        <w:rPr>
          <w:rFonts w:ascii="Times New Roman" w:hAnsi="Times New Roman"/>
        </w:rPr>
      </w:pPr>
      <w:r w:rsidRPr="0058115E">
        <w:rPr>
          <w:rFonts w:ascii="Times New Roman" w:hAnsi="Times New Roman" w:hint="eastAsia"/>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58115E" w:rsidRPr="0058115E" w:rsidRDefault="0058115E" w:rsidP="0058115E">
      <w:pPr>
        <w:pStyle w:val="afd"/>
        <w:ind w:left="480" w:rightChars="-163" w:right="-391" w:firstLine="400"/>
        <w:rPr>
          <w:szCs w:val="24"/>
        </w:rPr>
      </w:pPr>
    </w:p>
    <w:p w:rsidR="0058115E" w:rsidRPr="0058115E" w:rsidRDefault="0058115E" w:rsidP="0058115E">
      <w:pPr>
        <w:pStyle w:val="afd"/>
        <w:ind w:left="480" w:rightChars="-163" w:right="-391" w:firstLine="400"/>
        <w:rPr>
          <w:szCs w:val="24"/>
        </w:rPr>
      </w:pPr>
    </w:p>
    <w:p w:rsidR="00F428C6" w:rsidRPr="00A63511" w:rsidRDefault="0058115E" w:rsidP="0058115E">
      <w:pPr>
        <w:pStyle w:val="afff2"/>
        <w:ind w:firstLineChars="0" w:firstLine="0"/>
        <w:outlineLvl w:val="0"/>
        <w:rPr>
          <w:rFonts w:ascii="Times New Roman" w:hAnsi="Times New Roman"/>
          <w:sz w:val="20"/>
          <w:szCs w:val="24"/>
        </w:rPr>
      </w:pPr>
      <w:r w:rsidRPr="00A63511">
        <w:rPr>
          <w:rFonts w:ascii="Times New Roman" w:hAnsi="Times New Roman" w:hint="eastAsia"/>
          <w:sz w:val="28"/>
        </w:rPr>
        <w:t>作者签名：</w:t>
      </w:r>
      <w:r w:rsidRPr="00A63511">
        <w:rPr>
          <w:rFonts w:ascii="Times New Roman" w:hAnsi="Times New Roman" w:hint="eastAsia"/>
          <w:sz w:val="28"/>
        </w:rPr>
        <w:t xml:space="preserve">               </w:t>
      </w:r>
      <w:r w:rsidRPr="00A63511">
        <w:rPr>
          <w:rFonts w:ascii="Times New Roman" w:hAnsi="Times New Roman"/>
          <w:sz w:val="28"/>
        </w:rPr>
        <w:t xml:space="preserve"> </w:t>
      </w:r>
      <w:r w:rsidRPr="00A63511">
        <w:rPr>
          <w:rFonts w:ascii="Times New Roman" w:hAnsi="Times New Roman" w:hint="eastAsia"/>
          <w:sz w:val="28"/>
        </w:rPr>
        <w:t xml:space="preserve"> </w:t>
      </w:r>
      <w:r w:rsidRPr="00A63511">
        <w:rPr>
          <w:rFonts w:ascii="Times New Roman" w:hAnsi="Times New Roman" w:hint="eastAsia"/>
          <w:sz w:val="28"/>
        </w:rPr>
        <w:t>日期：</w:t>
      </w:r>
      <w:r w:rsidRPr="00A63511">
        <w:rPr>
          <w:rFonts w:ascii="Times New Roman" w:hAnsi="Times New Roman" w:hint="eastAsia"/>
          <w:sz w:val="28"/>
        </w:rPr>
        <w:t xml:space="preserve">   </w:t>
      </w:r>
      <w:r w:rsidRPr="00A63511">
        <w:rPr>
          <w:rFonts w:ascii="Times New Roman" w:hAnsi="Times New Roman"/>
          <w:sz w:val="28"/>
        </w:rPr>
        <w:t xml:space="preserve"> </w:t>
      </w:r>
      <w:r w:rsidRPr="00A63511">
        <w:rPr>
          <w:rFonts w:ascii="Times New Roman" w:hAnsi="Times New Roman" w:hint="eastAsia"/>
          <w:sz w:val="28"/>
        </w:rPr>
        <w:t xml:space="preserve"> </w:t>
      </w:r>
      <w:r w:rsidRPr="00A63511">
        <w:rPr>
          <w:rFonts w:ascii="Times New Roman" w:hAnsi="Times New Roman" w:hint="eastAsia"/>
          <w:sz w:val="28"/>
        </w:rPr>
        <w:t>年</w:t>
      </w:r>
      <w:r w:rsidRPr="00A63511">
        <w:rPr>
          <w:rFonts w:ascii="Times New Roman" w:hAnsi="Times New Roman" w:hint="eastAsia"/>
          <w:sz w:val="28"/>
        </w:rPr>
        <w:t xml:space="preserve">   </w:t>
      </w:r>
      <w:r w:rsidRPr="00A63511">
        <w:rPr>
          <w:rFonts w:ascii="Times New Roman" w:hAnsi="Times New Roman" w:hint="eastAsia"/>
          <w:sz w:val="28"/>
        </w:rPr>
        <w:t>月</w:t>
      </w:r>
      <w:r w:rsidRPr="00A63511">
        <w:rPr>
          <w:rFonts w:ascii="Times New Roman" w:hAnsi="Times New Roman" w:hint="eastAsia"/>
          <w:sz w:val="28"/>
        </w:rPr>
        <w:t xml:space="preserve">   </w:t>
      </w:r>
      <w:r w:rsidRPr="00A63511">
        <w:rPr>
          <w:rFonts w:ascii="Times New Roman" w:hAnsi="Times New Roman" w:hint="eastAsia"/>
          <w:sz w:val="28"/>
        </w:rPr>
        <w:t>日</w:t>
      </w:r>
    </w:p>
    <w:p w:rsidR="00F428C6" w:rsidRPr="0058115E" w:rsidRDefault="00F428C6">
      <w:pPr>
        <w:widowControl/>
        <w:ind w:firstLineChars="0" w:firstLine="0"/>
        <w:jc w:val="center"/>
        <w:rPr>
          <w:rFonts w:ascii="Times New Roman" w:hAnsi="Times New Roman"/>
          <w:sz w:val="28"/>
          <w:szCs w:val="28"/>
        </w:rPr>
      </w:pPr>
      <w:r w:rsidRPr="0058115E">
        <w:rPr>
          <w:rFonts w:ascii="Times New Roman" w:hAnsi="Times New Roman"/>
        </w:rPr>
        <w:br w:type="page"/>
      </w:r>
      <w:r w:rsidRPr="0058115E">
        <w:rPr>
          <w:rFonts w:ascii="Times New Roman" w:hAnsi="Times New Roman" w:hint="eastAsia"/>
          <w:sz w:val="28"/>
          <w:szCs w:val="28"/>
        </w:rPr>
        <w:lastRenderedPageBreak/>
        <w:t>摘</w:t>
      </w:r>
      <w:r w:rsidRPr="0058115E">
        <w:rPr>
          <w:rFonts w:ascii="Times New Roman" w:hAnsi="Times New Roman" w:hint="eastAsia"/>
          <w:sz w:val="28"/>
          <w:szCs w:val="28"/>
        </w:rPr>
        <w:t xml:space="preserve">        </w:t>
      </w:r>
      <w:r w:rsidRPr="0058115E">
        <w:rPr>
          <w:rFonts w:ascii="Times New Roman" w:hAnsi="Times New Roman" w:hint="eastAsia"/>
          <w:sz w:val="28"/>
          <w:szCs w:val="28"/>
        </w:rPr>
        <w:t>要</w:t>
      </w:r>
    </w:p>
    <w:p w:rsidR="00F428C6" w:rsidRPr="0058115E" w:rsidRDefault="00F428C6">
      <w:pPr>
        <w:pStyle w:val="afd"/>
        <w:spacing w:after="0"/>
        <w:ind w:leftChars="0" w:left="0" w:firstLine="480"/>
        <w:jc w:val="left"/>
        <w:rPr>
          <w:sz w:val="24"/>
        </w:rPr>
      </w:pPr>
      <w:bookmarkStart w:id="9" w:name="_Toc292123492"/>
      <w:bookmarkStart w:id="10" w:name="_Toc292123731"/>
      <w:bookmarkStart w:id="11" w:name="_Toc292124296"/>
      <w:r w:rsidRPr="0058115E">
        <w:rPr>
          <w:rFonts w:hint="eastAsia"/>
          <w:sz w:val="24"/>
        </w:rPr>
        <w:t>传统的汽车售票流程是窗口售票方式，业务人员收取金额后给予对应车票，此时对于客户</w:t>
      </w:r>
      <w:r w:rsidR="005274F5">
        <w:rPr>
          <w:rFonts w:hint="eastAsia"/>
          <w:sz w:val="24"/>
        </w:rPr>
        <w:t>信息或是售票的信息难以保存或是管理，将会很难进行相关的数据分析</w:t>
      </w:r>
      <w:r w:rsidRPr="0058115E">
        <w:rPr>
          <w:rFonts w:hint="eastAsia"/>
          <w:sz w:val="24"/>
        </w:rPr>
        <w:t>。</w:t>
      </w:r>
    </w:p>
    <w:p w:rsidR="00F428C6" w:rsidRPr="0058115E" w:rsidRDefault="00F428C6">
      <w:pPr>
        <w:pStyle w:val="afd"/>
        <w:spacing w:after="0"/>
        <w:ind w:leftChars="0" w:left="0" w:firstLine="480"/>
        <w:jc w:val="left"/>
        <w:rPr>
          <w:sz w:val="24"/>
        </w:rPr>
      </w:pPr>
      <w:r w:rsidRPr="0058115E">
        <w:rPr>
          <w:sz w:val="24"/>
        </w:rPr>
        <w:t>本论文开发了一个网上汽车售票系统，后台采用</w:t>
      </w:r>
      <w:r w:rsidRPr="0058115E">
        <w:rPr>
          <w:sz w:val="24"/>
        </w:rPr>
        <w:t>Spring MVC+Hibernate</w:t>
      </w:r>
      <w:r w:rsidRPr="0058115E">
        <w:rPr>
          <w:sz w:val="24"/>
        </w:rPr>
        <w:t>，前台采用</w:t>
      </w:r>
      <w:r w:rsidRPr="0058115E">
        <w:rPr>
          <w:sz w:val="24"/>
        </w:rPr>
        <w:t>Bootstrap</w:t>
      </w:r>
      <w:r w:rsidRPr="0058115E">
        <w:rPr>
          <w:sz w:val="24"/>
        </w:rPr>
        <w:t>框架以及</w:t>
      </w:r>
      <w:r w:rsidRPr="0058115E">
        <w:rPr>
          <w:sz w:val="24"/>
        </w:rPr>
        <w:t>JSTL</w:t>
      </w:r>
      <w:r w:rsidRPr="0058115E">
        <w:rPr>
          <w:sz w:val="24"/>
        </w:rPr>
        <w:t>、</w:t>
      </w:r>
      <w:r w:rsidRPr="0058115E">
        <w:rPr>
          <w:sz w:val="24"/>
        </w:rPr>
        <w:t>Ajax</w:t>
      </w:r>
      <w:r w:rsidRPr="0058115E">
        <w:rPr>
          <w:sz w:val="24"/>
        </w:rPr>
        <w:t>等技术开发，流程便捷，操作高效，数据紧密。对于用户，用户不需外出便能在电脑或是手机上购票，解决了外出难，排队难，购票难的缺点；对于管理员，能够在后台及时制定出需求高的班次，严格管理好车辆信息，司机信息或是车票的信息，体现出了严谨的优点，更重要的是，能够根据需要的信息，呈现出可靠，现实的数据凭据，这对于企业运营方向制定决策，提供信息的重要性是不可替代的。</w:t>
      </w:r>
    </w:p>
    <w:p w:rsidR="00F428C6" w:rsidRPr="0058115E" w:rsidRDefault="00F428C6">
      <w:pPr>
        <w:pStyle w:val="afd"/>
        <w:ind w:leftChars="0" w:left="0" w:firstLineChars="0" w:firstLine="0"/>
        <w:jc w:val="left"/>
        <w:rPr>
          <w:color w:val="000000"/>
          <w:sz w:val="24"/>
        </w:rPr>
      </w:pPr>
      <w:r w:rsidRPr="00AD351E">
        <w:rPr>
          <w:rFonts w:hint="eastAsia"/>
          <w:b/>
          <w:sz w:val="24"/>
        </w:rPr>
        <w:t>关键词：</w:t>
      </w:r>
      <w:r w:rsidRPr="0058115E">
        <w:rPr>
          <w:rFonts w:hint="eastAsia"/>
          <w:color w:val="000000"/>
          <w:sz w:val="24"/>
        </w:rPr>
        <w:t xml:space="preserve">SSH  </w:t>
      </w:r>
      <w:r w:rsidRPr="0058115E">
        <w:rPr>
          <w:rFonts w:hint="eastAsia"/>
          <w:color w:val="000000"/>
          <w:sz w:val="24"/>
        </w:rPr>
        <w:t>在线售票</w:t>
      </w:r>
      <w:r w:rsidRPr="0058115E">
        <w:rPr>
          <w:rFonts w:hint="eastAsia"/>
          <w:color w:val="000000"/>
          <w:sz w:val="24"/>
        </w:rPr>
        <w:t xml:space="preserve">  </w:t>
      </w:r>
      <w:r w:rsidRPr="0058115E">
        <w:rPr>
          <w:rFonts w:hint="eastAsia"/>
          <w:color w:val="000000"/>
          <w:sz w:val="24"/>
        </w:rPr>
        <w:t>数据分析</w:t>
      </w:r>
    </w:p>
    <w:p w:rsidR="00F428C6" w:rsidRPr="0058115E" w:rsidRDefault="00F428C6">
      <w:pPr>
        <w:pStyle w:val="afd"/>
        <w:ind w:leftChars="0" w:left="0" w:firstLineChars="0" w:firstLine="0"/>
        <w:jc w:val="left"/>
        <w:rPr>
          <w:color w:val="FF0000"/>
          <w:sz w:val="24"/>
        </w:rPr>
        <w:sectPr w:rsidR="00F428C6" w:rsidRPr="0058115E">
          <w:headerReference w:type="even" r:id="rId8"/>
          <w:headerReference w:type="default" r:id="rId9"/>
          <w:footerReference w:type="even" r:id="rId10"/>
          <w:footerReference w:type="default" r:id="rId11"/>
          <w:headerReference w:type="first" r:id="rId12"/>
          <w:footerReference w:type="first" r:id="rId13"/>
          <w:pgSz w:w="11906" w:h="16838"/>
          <w:pgMar w:top="1361" w:right="1361" w:bottom="1361" w:left="1361" w:header="851" w:footer="624" w:gutter="0"/>
          <w:pgNumType w:fmt="upperRoman" w:start="1"/>
          <w:cols w:space="720"/>
          <w:docGrid w:type="linesAndChars" w:linePitch="326"/>
        </w:sectPr>
      </w:pPr>
    </w:p>
    <w:p w:rsidR="00F428C6" w:rsidRPr="0058115E" w:rsidRDefault="00F428C6">
      <w:pPr>
        <w:ind w:firstLineChars="0" w:firstLine="0"/>
        <w:jc w:val="center"/>
        <w:rPr>
          <w:rFonts w:ascii="Times New Roman" w:hAnsi="Times New Roman"/>
          <w:sz w:val="28"/>
          <w:szCs w:val="28"/>
        </w:rPr>
      </w:pPr>
      <w:r w:rsidRPr="0058115E">
        <w:rPr>
          <w:rFonts w:ascii="Times New Roman" w:hAnsi="Times New Roman" w:hint="eastAsia"/>
          <w:sz w:val="28"/>
          <w:szCs w:val="28"/>
        </w:rPr>
        <w:lastRenderedPageBreak/>
        <w:t>目</w:t>
      </w:r>
      <w:r w:rsidRPr="0058115E">
        <w:rPr>
          <w:rFonts w:ascii="Times New Roman" w:hAnsi="Times New Roman" w:hint="eastAsia"/>
          <w:sz w:val="28"/>
          <w:szCs w:val="28"/>
        </w:rPr>
        <w:t xml:space="preserve">        </w:t>
      </w:r>
      <w:r w:rsidRPr="0058115E">
        <w:rPr>
          <w:rFonts w:ascii="Times New Roman" w:hAnsi="Times New Roman" w:hint="eastAsia"/>
          <w:sz w:val="28"/>
          <w:szCs w:val="28"/>
        </w:rPr>
        <w:t>录</w:t>
      </w:r>
      <w:bookmarkStart w:id="12" w:name="_Toc292133817"/>
      <w:bookmarkStart w:id="13" w:name="_Toc292133921"/>
    </w:p>
    <w:p w:rsidR="006C09F7" w:rsidRPr="0058115E" w:rsidRDefault="00F428C6" w:rsidP="006C09F7">
      <w:pPr>
        <w:pStyle w:val="11"/>
        <w:spacing w:before="0" w:after="0"/>
        <w:rPr>
          <w:rFonts w:ascii="Times New Roman" w:hAnsi="Times New Roman"/>
          <w:noProof/>
        </w:rPr>
      </w:pPr>
      <w:r w:rsidRPr="0058115E">
        <w:rPr>
          <w:rFonts w:ascii="Times New Roman" w:hAnsi="Times New Roman" w:hint="eastAsia"/>
          <w:szCs w:val="28"/>
        </w:rPr>
        <w:t>学生承诺书</w:t>
      </w:r>
      <w:r w:rsidRPr="0058115E">
        <w:rPr>
          <w:rFonts w:ascii="Times New Roman" w:hAnsi="Times New Roman"/>
          <w:szCs w:val="28"/>
        </w:rPr>
        <w:fldChar w:fldCharType="begin"/>
      </w:r>
      <w:r w:rsidRPr="0058115E">
        <w:rPr>
          <w:rFonts w:ascii="Times New Roman" w:hAnsi="Times New Roman"/>
          <w:szCs w:val="28"/>
        </w:rPr>
        <w:instrText xml:space="preserve"> </w:instrText>
      </w:r>
      <w:r w:rsidRPr="0058115E">
        <w:rPr>
          <w:rFonts w:ascii="Times New Roman" w:hAnsi="Times New Roman" w:hint="eastAsia"/>
          <w:szCs w:val="28"/>
        </w:rPr>
        <w:instrText>TOC \o "1-3" \h \z \u</w:instrText>
      </w:r>
      <w:r w:rsidRPr="0058115E">
        <w:rPr>
          <w:rFonts w:ascii="Times New Roman" w:hAnsi="Times New Roman"/>
          <w:szCs w:val="28"/>
        </w:rPr>
        <w:instrText xml:space="preserve"> </w:instrText>
      </w:r>
      <w:r w:rsidRPr="0058115E">
        <w:rPr>
          <w:rFonts w:ascii="Times New Roman" w:hAnsi="Times New Roman"/>
          <w:szCs w:val="28"/>
        </w:rPr>
        <w:fldChar w:fldCharType="separate"/>
      </w:r>
    </w:p>
    <w:p w:rsidR="006C09F7" w:rsidRPr="0058115E" w:rsidRDefault="00C91AAA" w:rsidP="006C09F7">
      <w:pPr>
        <w:pStyle w:val="11"/>
        <w:spacing w:before="0" w:after="0"/>
        <w:rPr>
          <w:rFonts w:ascii="Times New Roman" w:hAnsi="Times New Roman" w:cstheme="minorBidi"/>
          <w:bCs w:val="0"/>
          <w:caps w:val="0"/>
          <w:noProof/>
          <w:szCs w:val="22"/>
        </w:rPr>
      </w:pPr>
      <w:hyperlink w:anchor="_Toc450785044" w:history="1">
        <w:r w:rsidR="006C09F7" w:rsidRPr="0058115E">
          <w:rPr>
            <w:rStyle w:val="ae"/>
            <w:rFonts w:ascii="Times New Roman" w:hAnsi="Times New Roman" w:cs="宋体"/>
            <w:noProof/>
          </w:rPr>
          <w:t>1</w:t>
        </w:r>
        <w:r w:rsidR="006C09F7" w:rsidRPr="0058115E">
          <w:rPr>
            <w:rStyle w:val="ae"/>
            <w:rFonts w:ascii="Times New Roman" w:hAnsi="Times New Roman" w:hint="eastAsia"/>
            <w:noProof/>
          </w:rPr>
          <w:t xml:space="preserve"> </w:t>
        </w:r>
        <w:r w:rsidR="006C09F7" w:rsidRPr="0058115E">
          <w:rPr>
            <w:rStyle w:val="ae"/>
            <w:rFonts w:ascii="Times New Roman" w:hAnsi="Times New Roman" w:hint="eastAsia"/>
            <w:noProof/>
          </w:rPr>
          <w:t>前言</w:t>
        </w:r>
        <w:r w:rsidR="006C09F7" w:rsidRPr="0058115E">
          <w:rPr>
            <w:rFonts w:ascii="Times New Roman" w:hAnsi="Times New Roman"/>
            <w:noProof/>
            <w:webHidden/>
          </w:rPr>
          <w:tab/>
        </w:r>
        <w:r w:rsidR="006C09F7" w:rsidRPr="0058115E">
          <w:rPr>
            <w:rFonts w:ascii="Times New Roman" w:hAnsi="Times New Roman"/>
            <w:noProof/>
            <w:webHidden/>
          </w:rPr>
          <w:fldChar w:fldCharType="begin"/>
        </w:r>
        <w:r w:rsidR="006C09F7" w:rsidRPr="0058115E">
          <w:rPr>
            <w:rFonts w:ascii="Times New Roman" w:hAnsi="Times New Roman"/>
            <w:noProof/>
            <w:webHidden/>
          </w:rPr>
          <w:instrText xml:space="preserve"> PAGEREF _Toc450785044 \h </w:instrText>
        </w:r>
        <w:r w:rsidR="006C09F7" w:rsidRPr="0058115E">
          <w:rPr>
            <w:rFonts w:ascii="Times New Roman" w:hAnsi="Times New Roman"/>
            <w:noProof/>
            <w:webHidden/>
          </w:rPr>
        </w:r>
        <w:r w:rsidR="006C09F7" w:rsidRPr="0058115E">
          <w:rPr>
            <w:rFonts w:ascii="Times New Roman" w:hAnsi="Times New Roman"/>
            <w:noProof/>
            <w:webHidden/>
          </w:rPr>
          <w:fldChar w:fldCharType="separate"/>
        </w:r>
        <w:r w:rsidR="006C09F7" w:rsidRPr="0058115E">
          <w:rPr>
            <w:rFonts w:ascii="Times New Roman" w:hAnsi="Times New Roman"/>
            <w:noProof/>
            <w:webHidden/>
          </w:rPr>
          <w:t>1</w:t>
        </w:r>
        <w:r w:rsidR="006C09F7" w:rsidRPr="0058115E">
          <w:rPr>
            <w:rFonts w:ascii="Times New Roman" w:hAnsi="Times New Roman"/>
            <w:noProof/>
            <w:webHidden/>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45" w:history="1">
        <w:r w:rsidR="006C09F7" w:rsidRPr="0058115E">
          <w:rPr>
            <w:rStyle w:val="ae"/>
            <w:rFonts w:ascii="Times New Roman" w:hAnsi="Times New Roman" w:cs="宋体"/>
            <w:noProof/>
            <w:sz w:val="24"/>
          </w:rPr>
          <w:t>1.1</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研究背景</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_Toc450785045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1</w:t>
        </w:r>
        <w:r w:rsidR="006C09F7" w:rsidRPr="0058115E">
          <w:rPr>
            <w:rFonts w:ascii="Times New Roman" w:hAnsi="Times New Roman"/>
            <w:noProof/>
            <w:webHidden/>
            <w:sz w:val="24"/>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46" w:history="1">
        <w:r w:rsidR="006C09F7" w:rsidRPr="0058115E">
          <w:rPr>
            <w:rStyle w:val="ae"/>
            <w:rFonts w:ascii="Times New Roman" w:hAnsi="Times New Roman" w:cs="宋体"/>
            <w:noProof/>
            <w:sz w:val="24"/>
          </w:rPr>
          <w:t>1.2</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研究现状</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_Toc450785046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1</w:t>
        </w:r>
        <w:r w:rsidR="006C09F7" w:rsidRPr="0058115E">
          <w:rPr>
            <w:rFonts w:ascii="Times New Roman" w:hAnsi="Times New Roman"/>
            <w:noProof/>
            <w:webHidden/>
            <w:sz w:val="24"/>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47" w:history="1">
        <w:r w:rsidR="006C09F7" w:rsidRPr="0058115E">
          <w:rPr>
            <w:rStyle w:val="ae"/>
            <w:rFonts w:ascii="Times New Roman" w:hAnsi="Times New Roman" w:cs="宋体"/>
            <w:noProof/>
            <w:sz w:val="24"/>
          </w:rPr>
          <w:t>1.3</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研究目的及意义</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_Toc450785047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2</w:t>
        </w:r>
        <w:r w:rsidR="006C09F7" w:rsidRPr="0058115E">
          <w:rPr>
            <w:rFonts w:ascii="Times New Roman" w:hAnsi="Times New Roman"/>
            <w:noProof/>
            <w:webHidden/>
            <w:sz w:val="24"/>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48" w:history="1">
        <w:r w:rsidR="006C09F7" w:rsidRPr="0058115E">
          <w:rPr>
            <w:rStyle w:val="ae"/>
            <w:rFonts w:ascii="Times New Roman" w:hAnsi="Times New Roman" w:cs="宋体"/>
            <w:noProof/>
            <w:sz w:val="24"/>
          </w:rPr>
          <w:t>1.4</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系统应用优势</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_Toc450785048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2</w:t>
        </w:r>
        <w:r w:rsidR="006C09F7" w:rsidRPr="0058115E">
          <w:rPr>
            <w:rFonts w:ascii="Times New Roman" w:hAnsi="Times New Roman"/>
            <w:noProof/>
            <w:webHidden/>
            <w:sz w:val="24"/>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49" w:history="1">
        <w:r w:rsidR="006C09F7" w:rsidRPr="0058115E">
          <w:rPr>
            <w:rStyle w:val="ae"/>
            <w:rFonts w:ascii="Times New Roman" w:hAnsi="Times New Roman" w:cs="宋体"/>
            <w:noProof/>
            <w:sz w:val="24"/>
          </w:rPr>
          <w:t>1.5</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论文结构</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_Toc450785049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3</w:t>
        </w:r>
        <w:r w:rsidR="006C09F7" w:rsidRPr="0058115E">
          <w:rPr>
            <w:rFonts w:ascii="Times New Roman" w:hAnsi="Times New Roman"/>
            <w:noProof/>
            <w:webHidden/>
            <w:sz w:val="24"/>
          </w:rPr>
          <w:fldChar w:fldCharType="end"/>
        </w:r>
      </w:hyperlink>
    </w:p>
    <w:p w:rsidR="006C09F7" w:rsidRPr="0058115E" w:rsidRDefault="00C91AAA" w:rsidP="006C09F7">
      <w:pPr>
        <w:pStyle w:val="11"/>
        <w:spacing w:before="0" w:after="0"/>
        <w:rPr>
          <w:rFonts w:ascii="Times New Roman" w:hAnsi="Times New Roman" w:cstheme="minorBidi"/>
          <w:bCs w:val="0"/>
          <w:caps w:val="0"/>
          <w:noProof/>
          <w:szCs w:val="22"/>
        </w:rPr>
      </w:pPr>
      <w:hyperlink w:anchor="_Toc450785050" w:history="1">
        <w:r w:rsidR="006C09F7" w:rsidRPr="0058115E">
          <w:rPr>
            <w:rStyle w:val="ae"/>
            <w:rFonts w:ascii="Times New Roman" w:hAnsi="Times New Roman" w:cs="宋体"/>
            <w:noProof/>
          </w:rPr>
          <w:t>2</w:t>
        </w:r>
        <w:r w:rsidR="006C09F7" w:rsidRPr="0058115E">
          <w:rPr>
            <w:rStyle w:val="ae"/>
            <w:rFonts w:ascii="Times New Roman" w:hAnsi="Times New Roman" w:hint="eastAsia"/>
            <w:noProof/>
          </w:rPr>
          <w:t xml:space="preserve"> </w:t>
        </w:r>
        <w:r w:rsidR="006C09F7" w:rsidRPr="0058115E">
          <w:rPr>
            <w:rStyle w:val="ae"/>
            <w:rFonts w:ascii="Times New Roman" w:hAnsi="Times New Roman" w:hint="eastAsia"/>
            <w:noProof/>
          </w:rPr>
          <w:t>可行性分析</w:t>
        </w:r>
        <w:r w:rsidR="006C09F7" w:rsidRPr="0058115E">
          <w:rPr>
            <w:rFonts w:ascii="Times New Roman" w:hAnsi="Times New Roman"/>
            <w:noProof/>
            <w:webHidden/>
          </w:rPr>
          <w:tab/>
        </w:r>
        <w:r w:rsidR="006C09F7" w:rsidRPr="0058115E">
          <w:rPr>
            <w:rFonts w:ascii="Times New Roman" w:hAnsi="Times New Roman"/>
            <w:noProof/>
            <w:webHidden/>
          </w:rPr>
          <w:fldChar w:fldCharType="begin"/>
        </w:r>
        <w:r w:rsidR="006C09F7" w:rsidRPr="0058115E">
          <w:rPr>
            <w:rFonts w:ascii="Times New Roman" w:hAnsi="Times New Roman"/>
            <w:noProof/>
            <w:webHidden/>
          </w:rPr>
          <w:instrText xml:space="preserve"> PAGEREF _Toc450785050 \h </w:instrText>
        </w:r>
        <w:r w:rsidR="006C09F7" w:rsidRPr="0058115E">
          <w:rPr>
            <w:rFonts w:ascii="Times New Roman" w:hAnsi="Times New Roman"/>
            <w:noProof/>
            <w:webHidden/>
          </w:rPr>
        </w:r>
        <w:r w:rsidR="006C09F7" w:rsidRPr="0058115E">
          <w:rPr>
            <w:rFonts w:ascii="Times New Roman" w:hAnsi="Times New Roman"/>
            <w:noProof/>
            <w:webHidden/>
          </w:rPr>
          <w:fldChar w:fldCharType="separate"/>
        </w:r>
        <w:r w:rsidR="006C09F7" w:rsidRPr="0058115E">
          <w:rPr>
            <w:rFonts w:ascii="Times New Roman" w:hAnsi="Times New Roman"/>
            <w:noProof/>
            <w:webHidden/>
          </w:rPr>
          <w:t>4</w:t>
        </w:r>
        <w:r w:rsidR="006C09F7" w:rsidRPr="0058115E">
          <w:rPr>
            <w:rFonts w:ascii="Times New Roman" w:hAnsi="Times New Roman"/>
            <w:noProof/>
            <w:webHidden/>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51" w:history="1">
        <w:r w:rsidR="006C09F7" w:rsidRPr="0058115E">
          <w:rPr>
            <w:rStyle w:val="ae"/>
            <w:rFonts w:ascii="Times New Roman" w:hAnsi="Times New Roman" w:cs="宋体"/>
            <w:noProof/>
            <w:sz w:val="24"/>
          </w:rPr>
          <w:t>2.1</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技术可行性</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_Toc450785051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4</w:t>
        </w:r>
        <w:r w:rsidR="006C09F7" w:rsidRPr="0058115E">
          <w:rPr>
            <w:rFonts w:ascii="Times New Roman" w:hAnsi="Times New Roman"/>
            <w:noProof/>
            <w:webHidden/>
            <w:sz w:val="24"/>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52" w:history="1">
        <w:r w:rsidR="006C09F7" w:rsidRPr="0058115E">
          <w:rPr>
            <w:rStyle w:val="ae"/>
            <w:rFonts w:ascii="Times New Roman" w:hAnsi="Times New Roman" w:cs="宋体"/>
            <w:noProof/>
            <w:sz w:val="24"/>
          </w:rPr>
          <w:t>2.2</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经济可行性</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_Toc450785052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4</w:t>
        </w:r>
        <w:r w:rsidR="006C09F7" w:rsidRPr="0058115E">
          <w:rPr>
            <w:rFonts w:ascii="Times New Roman" w:hAnsi="Times New Roman"/>
            <w:noProof/>
            <w:webHidden/>
            <w:sz w:val="24"/>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53" w:history="1">
        <w:r w:rsidR="006C09F7" w:rsidRPr="0058115E">
          <w:rPr>
            <w:rStyle w:val="ae"/>
            <w:rFonts w:ascii="Times New Roman" w:hAnsi="Times New Roman" w:cs="宋体"/>
            <w:noProof/>
            <w:sz w:val="24"/>
          </w:rPr>
          <w:t>2.3</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操作可行性</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_Toc450785053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5</w:t>
        </w:r>
        <w:r w:rsidR="006C09F7" w:rsidRPr="0058115E">
          <w:rPr>
            <w:rFonts w:ascii="Times New Roman" w:hAnsi="Times New Roman"/>
            <w:noProof/>
            <w:webHidden/>
            <w:sz w:val="24"/>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54" w:history="1">
        <w:r w:rsidR="006C09F7" w:rsidRPr="0058115E">
          <w:rPr>
            <w:rStyle w:val="ae"/>
            <w:rFonts w:ascii="Times New Roman" w:hAnsi="Times New Roman" w:cs="宋体"/>
            <w:noProof/>
            <w:sz w:val="24"/>
          </w:rPr>
          <w:t>2.4</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法律可行性</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_Toc450785054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5</w:t>
        </w:r>
        <w:r w:rsidR="006C09F7" w:rsidRPr="0058115E">
          <w:rPr>
            <w:rFonts w:ascii="Times New Roman" w:hAnsi="Times New Roman"/>
            <w:noProof/>
            <w:webHidden/>
            <w:sz w:val="24"/>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55" w:history="1">
        <w:r w:rsidR="006C09F7" w:rsidRPr="0058115E">
          <w:rPr>
            <w:rStyle w:val="ae"/>
            <w:rFonts w:ascii="Times New Roman" w:hAnsi="Times New Roman" w:cs="宋体"/>
            <w:noProof/>
            <w:sz w:val="24"/>
          </w:rPr>
          <w:t>2.5</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可行性分析结论</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_Toc450785055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5</w:t>
        </w:r>
        <w:r w:rsidR="006C09F7" w:rsidRPr="0058115E">
          <w:rPr>
            <w:rFonts w:ascii="Times New Roman" w:hAnsi="Times New Roman"/>
            <w:noProof/>
            <w:webHidden/>
            <w:sz w:val="24"/>
          </w:rPr>
          <w:fldChar w:fldCharType="end"/>
        </w:r>
      </w:hyperlink>
    </w:p>
    <w:p w:rsidR="006C09F7" w:rsidRPr="0058115E" w:rsidRDefault="00C91AAA" w:rsidP="006C09F7">
      <w:pPr>
        <w:pStyle w:val="11"/>
        <w:spacing w:before="0" w:after="0"/>
        <w:rPr>
          <w:rFonts w:ascii="Times New Roman" w:hAnsi="Times New Roman" w:cstheme="minorBidi"/>
          <w:bCs w:val="0"/>
          <w:caps w:val="0"/>
          <w:noProof/>
          <w:szCs w:val="22"/>
        </w:rPr>
      </w:pPr>
      <w:hyperlink w:anchor="_Toc450785056" w:history="1">
        <w:r w:rsidR="006C09F7" w:rsidRPr="0058115E">
          <w:rPr>
            <w:rStyle w:val="ae"/>
            <w:rFonts w:ascii="Times New Roman" w:hAnsi="Times New Roman" w:cs="宋体"/>
            <w:noProof/>
          </w:rPr>
          <w:t>3</w:t>
        </w:r>
        <w:r w:rsidR="006C09F7" w:rsidRPr="0058115E">
          <w:rPr>
            <w:rStyle w:val="ae"/>
            <w:rFonts w:ascii="Times New Roman" w:hAnsi="Times New Roman" w:hint="eastAsia"/>
            <w:noProof/>
          </w:rPr>
          <w:t xml:space="preserve"> </w:t>
        </w:r>
        <w:r w:rsidR="006C09F7" w:rsidRPr="0058115E">
          <w:rPr>
            <w:rStyle w:val="ae"/>
            <w:rFonts w:ascii="Times New Roman" w:hAnsi="Times New Roman" w:hint="eastAsia"/>
            <w:noProof/>
          </w:rPr>
          <w:t>系统需求分析</w:t>
        </w:r>
        <w:r w:rsidR="006C09F7" w:rsidRPr="0058115E">
          <w:rPr>
            <w:rFonts w:ascii="Times New Roman" w:hAnsi="Times New Roman"/>
            <w:noProof/>
            <w:webHidden/>
          </w:rPr>
          <w:tab/>
        </w:r>
        <w:r w:rsidR="006C09F7" w:rsidRPr="0058115E">
          <w:rPr>
            <w:rFonts w:ascii="Times New Roman" w:hAnsi="Times New Roman"/>
            <w:noProof/>
            <w:webHidden/>
          </w:rPr>
          <w:fldChar w:fldCharType="begin"/>
        </w:r>
        <w:r w:rsidR="006C09F7" w:rsidRPr="0058115E">
          <w:rPr>
            <w:rFonts w:ascii="Times New Roman" w:hAnsi="Times New Roman"/>
            <w:noProof/>
            <w:webHidden/>
          </w:rPr>
          <w:instrText xml:space="preserve"> PAGEREF _Toc450785056 \h </w:instrText>
        </w:r>
        <w:r w:rsidR="006C09F7" w:rsidRPr="0058115E">
          <w:rPr>
            <w:rFonts w:ascii="Times New Roman" w:hAnsi="Times New Roman"/>
            <w:noProof/>
            <w:webHidden/>
          </w:rPr>
        </w:r>
        <w:r w:rsidR="006C09F7" w:rsidRPr="0058115E">
          <w:rPr>
            <w:rFonts w:ascii="Times New Roman" w:hAnsi="Times New Roman"/>
            <w:noProof/>
            <w:webHidden/>
          </w:rPr>
          <w:fldChar w:fldCharType="separate"/>
        </w:r>
        <w:r w:rsidR="006C09F7" w:rsidRPr="0058115E">
          <w:rPr>
            <w:rFonts w:ascii="Times New Roman" w:hAnsi="Times New Roman"/>
            <w:noProof/>
            <w:webHidden/>
          </w:rPr>
          <w:t>6</w:t>
        </w:r>
        <w:r w:rsidR="006C09F7" w:rsidRPr="0058115E">
          <w:rPr>
            <w:rFonts w:ascii="Times New Roman" w:hAnsi="Times New Roman"/>
            <w:noProof/>
            <w:webHidden/>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57" w:history="1">
        <w:r w:rsidR="006C09F7" w:rsidRPr="0058115E">
          <w:rPr>
            <w:rStyle w:val="ae"/>
            <w:rFonts w:ascii="Times New Roman" w:hAnsi="Times New Roman" w:cs="宋体"/>
            <w:noProof/>
            <w:sz w:val="24"/>
          </w:rPr>
          <w:t>3.1</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系统业务流程分析</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_Toc450785057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6</w:t>
        </w:r>
        <w:r w:rsidR="006C09F7" w:rsidRPr="0058115E">
          <w:rPr>
            <w:rFonts w:ascii="Times New Roman" w:hAnsi="Times New Roman"/>
            <w:noProof/>
            <w:webHidden/>
            <w:sz w:val="24"/>
          </w:rPr>
          <w:fldChar w:fldCharType="end"/>
        </w:r>
      </w:hyperlink>
    </w:p>
    <w:p w:rsidR="006C09F7" w:rsidRPr="0058115E" w:rsidRDefault="00C91AAA" w:rsidP="006C09F7">
      <w:pPr>
        <w:pStyle w:val="35"/>
        <w:ind w:firstLineChars="0" w:firstLine="0"/>
        <w:rPr>
          <w:rFonts w:ascii="Times New Roman" w:hAnsi="Times New Roman" w:cstheme="minorBidi"/>
          <w:i w:val="0"/>
          <w:iCs w:val="0"/>
          <w:noProof/>
          <w:sz w:val="24"/>
          <w:szCs w:val="22"/>
        </w:rPr>
      </w:pPr>
      <w:hyperlink w:anchor="_Toc450785058" w:history="1">
        <w:r w:rsidR="006C09F7" w:rsidRPr="0058115E">
          <w:rPr>
            <w:rStyle w:val="ae"/>
            <w:rFonts w:ascii="Times New Roman" w:hAnsi="Times New Roman" w:cs="宋体"/>
            <w:i w:val="0"/>
            <w:noProof/>
            <w:sz w:val="24"/>
          </w:rPr>
          <w:t>3.1.1</w:t>
        </w:r>
        <w:r w:rsidR="006C09F7" w:rsidRPr="0058115E">
          <w:rPr>
            <w:rStyle w:val="ae"/>
            <w:rFonts w:ascii="Times New Roman" w:hAnsi="Times New Roman" w:hint="eastAsia"/>
            <w:i w:val="0"/>
            <w:noProof/>
            <w:sz w:val="24"/>
          </w:rPr>
          <w:t xml:space="preserve"> </w:t>
        </w:r>
        <w:r w:rsidR="006C09F7" w:rsidRPr="0058115E">
          <w:rPr>
            <w:rStyle w:val="ae"/>
            <w:rFonts w:ascii="Times New Roman" w:hAnsi="Times New Roman" w:hint="eastAsia"/>
            <w:i w:val="0"/>
            <w:noProof/>
            <w:sz w:val="24"/>
          </w:rPr>
          <w:t>业务流程图符号说明</w:t>
        </w:r>
        <w:r w:rsidR="006C09F7" w:rsidRPr="0058115E">
          <w:rPr>
            <w:rFonts w:ascii="Times New Roman" w:hAnsi="Times New Roman"/>
            <w:i w:val="0"/>
            <w:noProof/>
            <w:webHidden/>
            <w:sz w:val="24"/>
          </w:rPr>
          <w:tab/>
        </w:r>
        <w:r w:rsidR="006C09F7" w:rsidRPr="0058115E">
          <w:rPr>
            <w:rFonts w:ascii="Times New Roman" w:hAnsi="Times New Roman"/>
            <w:i w:val="0"/>
            <w:noProof/>
            <w:webHidden/>
            <w:sz w:val="24"/>
          </w:rPr>
          <w:fldChar w:fldCharType="begin"/>
        </w:r>
        <w:r w:rsidR="006C09F7" w:rsidRPr="0058115E">
          <w:rPr>
            <w:rFonts w:ascii="Times New Roman" w:hAnsi="Times New Roman"/>
            <w:i w:val="0"/>
            <w:noProof/>
            <w:webHidden/>
            <w:sz w:val="24"/>
          </w:rPr>
          <w:instrText xml:space="preserve"> PAGEREF _Toc450785058 \h </w:instrText>
        </w:r>
        <w:r w:rsidR="006C09F7" w:rsidRPr="0058115E">
          <w:rPr>
            <w:rFonts w:ascii="Times New Roman" w:hAnsi="Times New Roman"/>
            <w:i w:val="0"/>
            <w:noProof/>
            <w:webHidden/>
            <w:sz w:val="24"/>
          </w:rPr>
        </w:r>
        <w:r w:rsidR="006C09F7" w:rsidRPr="0058115E">
          <w:rPr>
            <w:rFonts w:ascii="Times New Roman" w:hAnsi="Times New Roman"/>
            <w:i w:val="0"/>
            <w:noProof/>
            <w:webHidden/>
            <w:sz w:val="24"/>
          </w:rPr>
          <w:fldChar w:fldCharType="separate"/>
        </w:r>
        <w:r w:rsidR="006C09F7" w:rsidRPr="0058115E">
          <w:rPr>
            <w:rFonts w:ascii="Times New Roman" w:hAnsi="Times New Roman"/>
            <w:i w:val="0"/>
            <w:noProof/>
            <w:webHidden/>
            <w:sz w:val="24"/>
          </w:rPr>
          <w:t>6</w:t>
        </w:r>
        <w:r w:rsidR="006C09F7" w:rsidRPr="0058115E">
          <w:rPr>
            <w:rFonts w:ascii="Times New Roman" w:hAnsi="Times New Roman"/>
            <w:i w:val="0"/>
            <w:noProof/>
            <w:webHidden/>
            <w:sz w:val="24"/>
          </w:rPr>
          <w:fldChar w:fldCharType="end"/>
        </w:r>
      </w:hyperlink>
    </w:p>
    <w:p w:rsidR="006C09F7" w:rsidRPr="0058115E" w:rsidRDefault="00C91AAA" w:rsidP="006C09F7">
      <w:pPr>
        <w:pStyle w:val="35"/>
        <w:ind w:firstLineChars="0" w:firstLine="0"/>
        <w:rPr>
          <w:rFonts w:ascii="Times New Roman" w:hAnsi="Times New Roman" w:cstheme="minorBidi"/>
          <w:i w:val="0"/>
          <w:iCs w:val="0"/>
          <w:noProof/>
          <w:sz w:val="24"/>
          <w:szCs w:val="22"/>
        </w:rPr>
      </w:pPr>
      <w:hyperlink w:anchor="_Toc450785059" w:history="1">
        <w:r w:rsidR="006C09F7" w:rsidRPr="0058115E">
          <w:rPr>
            <w:rStyle w:val="ae"/>
            <w:rFonts w:ascii="Times New Roman" w:hAnsi="Times New Roman" w:cs="宋体"/>
            <w:i w:val="0"/>
            <w:noProof/>
            <w:sz w:val="24"/>
          </w:rPr>
          <w:t>3.1.2</w:t>
        </w:r>
        <w:r w:rsidR="006C09F7" w:rsidRPr="0058115E">
          <w:rPr>
            <w:rStyle w:val="ae"/>
            <w:rFonts w:ascii="Times New Roman" w:hAnsi="Times New Roman" w:hint="eastAsia"/>
            <w:i w:val="0"/>
            <w:noProof/>
            <w:sz w:val="24"/>
          </w:rPr>
          <w:t xml:space="preserve"> </w:t>
        </w:r>
        <w:r w:rsidR="006C09F7" w:rsidRPr="0058115E">
          <w:rPr>
            <w:rStyle w:val="ae"/>
            <w:rFonts w:ascii="Times New Roman" w:hAnsi="Times New Roman" w:hint="eastAsia"/>
            <w:i w:val="0"/>
            <w:noProof/>
            <w:sz w:val="24"/>
          </w:rPr>
          <w:t>业务流程图</w:t>
        </w:r>
        <w:r w:rsidR="006C09F7" w:rsidRPr="0058115E">
          <w:rPr>
            <w:rFonts w:ascii="Times New Roman" w:hAnsi="Times New Roman"/>
            <w:i w:val="0"/>
            <w:noProof/>
            <w:webHidden/>
            <w:sz w:val="24"/>
          </w:rPr>
          <w:tab/>
        </w:r>
        <w:r w:rsidR="006C09F7" w:rsidRPr="0058115E">
          <w:rPr>
            <w:rFonts w:ascii="Times New Roman" w:hAnsi="Times New Roman"/>
            <w:i w:val="0"/>
            <w:noProof/>
            <w:webHidden/>
            <w:sz w:val="24"/>
          </w:rPr>
          <w:fldChar w:fldCharType="begin"/>
        </w:r>
        <w:r w:rsidR="006C09F7" w:rsidRPr="0058115E">
          <w:rPr>
            <w:rFonts w:ascii="Times New Roman" w:hAnsi="Times New Roman"/>
            <w:i w:val="0"/>
            <w:noProof/>
            <w:webHidden/>
            <w:sz w:val="24"/>
          </w:rPr>
          <w:instrText xml:space="preserve"> PAGEREF _Toc450785059 \h </w:instrText>
        </w:r>
        <w:r w:rsidR="006C09F7" w:rsidRPr="0058115E">
          <w:rPr>
            <w:rFonts w:ascii="Times New Roman" w:hAnsi="Times New Roman"/>
            <w:i w:val="0"/>
            <w:noProof/>
            <w:webHidden/>
            <w:sz w:val="24"/>
          </w:rPr>
        </w:r>
        <w:r w:rsidR="006C09F7" w:rsidRPr="0058115E">
          <w:rPr>
            <w:rFonts w:ascii="Times New Roman" w:hAnsi="Times New Roman"/>
            <w:i w:val="0"/>
            <w:noProof/>
            <w:webHidden/>
            <w:sz w:val="24"/>
          </w:rPr>
          <w:fldChar w:fldCharType="separate"/>
        </w:r>
        <w:r w:rsidR="006C09F7" w:rsidRPr="0058115E">
          <w:rPr>
            <w:rFonts w:ascii="Times New Roman" w:hAnsi="Times New Roman"/>
            <w:i w:val="0"/>
            <w:noProof/>
            <w:webHidden/>
            <w:sz w:val="24"/>
          </w:rPr>
          <w:t>6</w:t>
        </w:r>
        <w:r w:rsidR="006C09F7" w:rsidRPr="0058115E">
          <w:rPr>
            <w:rFonts w:ascii="Times New Roman" w:hAnsi="Times New Roman"/>
            <w:i w:val="0"/>
            <w:noProof/>
            <w:webHidden/>
            <w:sz w:val="24"/>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60" w:history="1">
        <w:r w:rsidR="006C09F7" w:rsidRPr="0058115E">
          <w:rPr>
            <w:rStyle w:val="ae"/>
            <w:rFonts w:ascii="Times New Roman" w:hAnsi="Times New Roman" w:cs="宋体"/>
            <w:noProof/>
            <w:sz w:val="24"/>
          </w:rPr>
          <w:t>3.2</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系统功能分析</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_Toc450785060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7</w:t>
        </w:r>
        <w:r w:rsidR="006C09F7" w:rsidRPr="0058115E">
          <w:rPr>
            <w:rFonts w:ascii="Times New Roman" w:hAnsi="Times New Roman"/>
            <w:noProof/>
            <w:webHidden/>
            <w:sz w:val="24"/>
          </w:rPr>
          <w:fldChar w:fldCharType="end"/>
        </w:r>
      </w:hyperlink>
    </w:p>
    <w:p w:rsidR="006C09F7" w:rsidRPr="0058115E" w:rsidRDefault="00C91AAA" w:rsidP="006C09F7">
      <w:pPr>
        <w:pStyle w:val="35"/>
        <w:ind w:firstLineChars="0" w:firstLine="0"/>
        <w:rPr>
          <w:rFonts w:ascii="Times New Roman" w:hAnsi="Times New Roman" w:cstheme="minorBidi"/>
          <w:i w:val="0"/>
          <w:iCs w:val="0"/>
          <w:noProof/>
          <w:sz w:val="24"/>
          <w:szCs w:val="22"/>
        </w:rPr>
      </w:pPr>
      <w:hyperlink w:anchor="_Toc450785061" w:history="1">
        <w:r w:rsidR="006C09F7" w:rsidRPr="0058115E">
          <w:rPr>
            <w:rStyle w:val="ae"/>
            <w:rFonts w:ascii="Times New Roman" w:hAnsi="Times New Roman" w:cs="宋体"/>
            <w:i w:val="0"/>
            <w:noProof/>
            <w:sz w:val="24"/>
          </w:rPr>
          <w:t>3.2.1</w:t>
        </w:r>
        <w:r w:rsidR="006C09F7" w:rsidRPr="0058115E">
          <w:rPr>
            <w:rStyle w:val="ae"/>
            <w:rFonts w:ascii="Times New Roman" w:hAnsi="Times New Roman" w:hint="eastAsia"/>
            <w:i w:val="0"/>
            <w:noProof/>
            <w:sz w:val="24"/>
          </w:rPr>
          <w:t xml:space="preserve"> </w:t>
        </w:r>
        <w:r w:rsidR="006C09F7" w:rsidRPr="0058115E">
          <w:rPr>
            <w:rStyle w:val="ae"/>
            <w:rFonts w:ascii="Times New Roman" w:hAnsi="Times New Roman" w:hint="eastAsia"/>
            <w:i w:val="0"/>
            <w:noProof/>
            <w:sz w:val="24"/>
          </w:rPr>
          <w:t>前端功能</w:t>
        </w:r>
        <w:r w:rsidR="006C09F7" w:rsidRPr="0058115E">
          <w:rPr>
            <w:rFonts w:ascii="Times New Roman" w:hAnsi="Times New Roman"/>
            <w:i w:val="0"/>
            <w:noProof/>
            <w:webHidden/>
            <w:sz w:val="24"/>
          </w:rPr>
          <w:tab/>
        </w:r>
        <w:r w:rsidR="006C09F7" w:rsidRPr="0058115E">
          <w:rPr>
            <w:rFonts w:ascii="Times New Roman" w:hAnsi="Times New Roman"/>
            <w:i w:val="0"/>
            <w:noProof/>
            <w:webHidden/>
            <w:sz w:val="24"/>
          </w:rPr>
          <w:fldChar w:fldCharType="begin"/>
        </w:r>
        <w:r w:rsidR="006C09F7" w:rsidRPr="0058115E">
          <w:rPr>
            <w:rFonts w:ascii="Times New Roman" w:hAnsi="Times New Roman"/>
            <w:i w:val="0"/>
            <w:noProof/>
            <w:webHidden/>
            <w:sz w:val="24"/>
          </w:rPr>
          <w:instrText xml:space="preserve"> PAGEREF _Toc450785061 \h </w:instrText>
        </w:r>
        <w:r w:rsidR="006C09F7" w:rsidRPr="0058115E">
          <w:rPr>
            <w:rFonts w:ascii="Times New Roman" w:hAnsi="Times New Roman"/>
            <w:i w:val="0"/>
            <w:noProof/>
            <w:webHidden/>
            <w:sz w:val="24"/>
          </w:rPr>
        </w:r>
        <w:r w:rsidR="006C09F7" w:rsidRPr="0058115E">
          <w:rPr>
            <w:rFonts w:ascii="Times New Roman" w:hAnsi="Times New Roman"/>
            <w:i w:val="0"/>
            <w:noProof/>
            <w:webHidden/>
            <w:sz w:val="24"/>
          </w:rPr>
          <w:fldChar w:fldCharType="separate"/>
        </w:r>
        <w:r w:rsidR="006C09F7" w:rsidRPr="0058115E">
          <w:rPr>
            <w:rFonts w:ascii="Times New Roman" w:hAnsi="Times New Roman"/>
            <w:i w:val="0"/>
            <w:noProof/>
            <w:webHidden/>
            <w:sz w:val="24"/>
          </w:rPr>
          <w:t>7</w:t>
        </w:r>
        <w:r w:rsidR="006C09F7" w:rsidRPr="0058115E">
          <w:rPr>
            <w:rFonts w:ascii="Times New Roman" w:hAnsi="Times New Roman"/>
            <w:i w:val="0"/>
            <w:noProof/>
            <w:webHidden/>
            <w:sz w:val="24"/>
          </w:rPr>
          <w:fldChar w:fldCharType="end"/>
        </w:r>
      </w:hyperlink>
    </w:p>
    <w:p w:rsidR="006C09F7" w:rsidRPr="0058115E" w:rsidRDefault="00C91AAA" w:rsidP="006C09F7">
      <w:pPr>
        <w:pStyle w:val="35"/>
        <w:ind w:firstLineChars="0" w:firstLine="0"/>
        <w:rPr>
          <w:rFonts w:ascii="Times New Roman" w:hAnsi="Times New Roman" w:cstheme="minorBidi"/>
          <w:i w:val="0"/>
          <w:iCs w:val="0"/>
          <w:noProof/>
          <w:sz w:val="24"/>
          <w:szCs w:val="22"/>
        </w:rPr>
      </w:pPr>
      <w:hyperlink w:anchor="_Toc450785062" w:history="1">
        <w:r w:rsidR="006C09F7" w:rsidRPr="0058115E">
          <w:rPr>
            <w:rStyle w:val="ae"/>
            <w:rFonts w:ascii="Times New Roman" w:hAnsi="Times New Roman" w:cs="宋体"/>
            <w:i w:val="0"/>
            <w:noProof/>
            <w:sz w:val="24"/>
          </w:rPr>
          <w:t>3.2.2</w:t>
        </w:r>
        <w:r w:rsidR="006C09F7" w:rsidRPr="0058115E">
          <w:rPr>
            <w:rStyle w:val="ae"/>
            <w:rFonts w:ascii="Times New Roman" w:hAnsi="Times New Roman" w:hint="eastAsia"/>
            <w:i w:val="0"/>
            <w:noProof/>
            <w:sz w:val="24"/>
          </w:rPr>
          <w:t xml:space="preserve"> </w:t>
        </w:r>
        <w:r w:rsidR="006C09F7" w:rsidRPr="0058115E">
          <w:rPr>
            <w:rStyle w:val="ae"/>
            <w:rFonts w:ascii="Times New Roman" w:hAnsi="Times New Roman" w:hint="eastAsia"/>
            <w:i w:val="0"/>
            <w:noProof/>
            <w:sz w:val="24"/>
          </w:rPr>
          <w:t>后台管理端功能</w:t>
        </w:r>
        <w:r w:rsidR="006C09F7" w:rsidRPr="0058115E">
          <w:rPr>
            <w:rFonts w:ascii="Times New Roman" w:hAnsi="Times New Roman"/>
            <w:i w:val="0"/>
            <w:noProof/>
            <w:webHidden/>
            <w:sz w:val="24"/>
          </w:rPr>
          <w:tab/>
        </w:r>
        <w:r w:rsidR="006C09F7" w:rsidRPr="0058115E">
          <w:rPr>
            <w:rFonts w:ascii="Times New Roman" w:hAnsi="Times New Roman"/>
            <w:i w:val="0"/>
            <w:noProof/>
            <w:webHidden/>
            <w:sz w:val="24"/>
          </w:rPr>
          <w:fldChar w:fldCharType="begin"/>
        </w:r>
        <w:r w:rsidR="006C09F7" w:rsidRPr="0058115E">
          <w:rPr>
            <w:rFonts w:ascii="Times New Roman" w:hAnsi="Times New Roman"/>
            <w:i w:val="0"/>
            <w:noProof/>
            <w:webHidden/>
            <w:sz w:val="24"/>
          </w:rPr>
          <w:instrText xml:space="preserve"> PAGEREF _Toc450785062 \h </w:instrText>
        </w:r>
        <w:r w:rsidR="006C09F7" w:rsidRPr="0058115E">
          <w:rPr>
            <w:rFonts w:ascii="Times New Roman" w:hAnsi="Times New Roman"/>
            <w:i w:val="0"/>
            <w:noProof/>
            <w:webHidden/>
            <w:sz w:val="24"/>
          </w:rPr>
        </w:r>
        <w:r w:rsidR="006C09F7" w:rsidRPr="0058115E">
          <w:rPr>
            <w:rFonts w:ascii="Times New Roman" w:hAnsi="Times New Roman"/>
            <w:i w:val="0"/>
            <w:noProof/>
            <w:webHidden/>
            <w:sz w:val="24"/>
          </w:rPr>
          <w:fldChar w:fldCharType="separate"/>
        </w:r>
        <w:r w:rsidR="006C09F7" w:rsidRPr="0058115E">
          <w:rPr>
            <w:rFonts w:ascii="Times New Roman" w:hAnsi="Times New Roman"/>
            <w:i w:val="0"/>
            <w:noProof/>
            <w:webHidden/>
            <w:sz w:val="24"/>
          </w:rPr>
          <w:t>8</w:t>
        </w:r>
        <w:r w:rsidR="006C09F7" w:rsidRPr="0058115E">
          <w:rPr>
            <w:rFonts w:ascii="Times New Roman" w:hAnsi="Times New Roman"/>
            <w:i w:val="0"/>
            <w:noProof/>
            <w:webHidden/>
            <w:sz w:val="24"/>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63" w:history="1">
        <w:r w:rsidR="006C09F7" w:rsidRPr="0058115E">
          <w:rPr>
            <w:rStyle w:val="ae"/>
            <w:rFonts w:ascii="Times New Roman" w:hAnsi="Times New Roman" w:cs="宋体"/>
            <w:noProof/>
            <w:sz w:val="24"/>
          </w:rPr>
          <w:t>3.3</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系统性能分析</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_Toc450785063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9</w:t>
        </w:r>
        <w:r w:rsidR="006C09F7" w:rsidRPr="0058115E">
          <w:rPr>
            <w:rFonts w:ascii="Times New Roman" w:hAnsi="Times New Roman"/>
            <w:noProof/>
            <w:webHidden/>
            <w:sz w:val="24"/>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64" w:history="1">
        <w:r w:rsidR="006C09F7" w:rsidRPr="0058115E">
          <w:rPr>
            <w:rStyle w:val="ae"/>
            <w:rFonts w:ascii="Times New Roman" w:hAnsi="Times New Roman" w:cs="宋体"/>
            <w:noProof/>
            <w:sz w:val="24"/>
          </w:rPr>
          <w:t>3.4</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其他需求分析</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_Toc450785064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9</w:t>
        </w:r>
        <w:r w:rsidR="006C09F7" w:rsidRPr="0058115E">
          <w:rPr>
            <w:rFonts w:ascii="Times New Roman" w:hAnsi="Times New Roman"/>
            <w:noProof/>
            <w:webHidden/>
            <w:sz w:val="24"/>
          </w:rPr>
          <w:fldChar w:fldCharType="end"/>
        </w:r>
      </w:hyperlink>
    </w:p>
    <w:p w:rsidR="006C09F7" w:rsidRPr="0058115E" w:rsidRDefault="00C91AAA" w:rsidP="006C09F7">
      <w:pPr>
        <w:pStyle w:val="11"/>
        <w:spacing w:before="0" w:after="0"/>
        <w:rPr>
          <w:rFonts w:ascii="Times New Roman" w:hAnsi="Times New Roman" w:cstheme="minorBidi"/>
          <w:bCs w:val="0"/>
          <w:caps w:val="0"/>
          <w:noProof/>
          <w:szCs w:val="22"/>
        </w:rPr>
      </w:pPr>
      <w:hyperlink w:anchor="_Toc450785065" w:history="1">
        <w:r w:rsidR="006C09F7" w:rsidRPr="0058115E">
          <w:rPr>
            <w:rStyle w:val="ae"/>
            <w:rFonts w:ascii="Times New Roman" w:hAnsi="Times New Roman" w:cs="宋体"/>
            <w:noProof/>
          </w:rPr>
          <w:t>4</w:t>
        </w:r>
        <w:r w:rsidR="006C09F7" w:rsidRPr="0058115E">
          <w:rPr>
            <w:rStyle w:val="ae"/>
            <w:rFonts w:ascii="Times New Roman" w:hAnsi="Times New Roman" w:hint="eastAsia"/>
            <w:noProof/>
          </w:rPr>
          <w:t xml:space="preserve"> </w:t>
        </w:r>
        <w:r w:rsidR="006C09F7" w:rsidRPr="0058115E">
          <w:rPr>
            <w:rStyle w:val="ae"/>
            <w:rFonts w:ascii="Times New Roman" w:hAnsi="Times New Roman" w:hint="eastAsia"/>
            <w:noProof/>
          </w:rPr>
          <w:t>系统概要设计</w:t>
        </w:r>
        <w:r w:rsidR="006C09F7" w:rsidRPr="0058115E">
          <w:rPr>
            <w:rFonts w:ascii="Times New Roman" w:hAnsi="Times New Roman"/>
            <w:noProof/>
            <w:webHidden/>
          </w:rPr>
          <w:tab/>
        </w:r>
        <w:r w:rsidR="006C09F7" w:rsidRPr="0058115E">
          <w:rPr>
            <w:rFonts w:ascii="Times New Roman" w:hAnsi="Times New Roman"/>
            <w:noProof/>
            <w:webHidden/>
          </w:rPr>
          <w:fldChar w:fldCharType="begin"/>
        </w:r>
        <w:r w:rsidR="006C09F7" w:rsidRPr="0058115E">
          <w:rPr>
            <w:rFonts w:ascii="Times New Roman" w:hAnsi="Times New Roman"/>
            <w:noProof/>
            <w:webHidden/>
          </w:rPr>
          <w:instrText xml:space="preserve"> PAGEREF _Toc450785065 \h </w:instrText>
        </w:r>
        <w:r w:rsidR="006C09F7" w:rsidRPr="0058115E">
          <w:rPr>
            <w:rFonts w:ascii="Times New Roman" w:hAnsi="Times New Roman"/>
            <w:noProof/>
            <w:webHidden/>
          </w:rPr>
        </w:r>
        <w:r w:rsidR="006C09F7" w:rsidRPr="0058115E">
          <w:rPr>
            <w:rFonts w:ascii="Times New Roman" w:hAnsi="Times New Roman"/>
            <w:noProof/>
            <w:webHidden/>
          </w:rPr>
          <w:fldChar w:fldCharType="separate"/>
        </w:r>
        <w:r w:rsidR="006C09F7" w:rsidRPr="0058115E">
          <w:rPr>
            <w:rFonts w:ascii="Times New Roman" w:hAnsi="Times New Roman"/>
            <w:noProof/>
            <w:webHidden/>
          </w:rPr>
          <w:t>10</w:t>
        </w:r>
        <w:r w:rsidR="006C09F7" w:rsidRPr="0058115E">
          <w:rPr>
            <w:rFonts w:ascii="Times New Roman" w:hAnsi="Times New Roman"/>
            <w:noProof/>
            <w:webHidden/>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66" w:history="1">
        <w:r w:rsidR="006C09F7" w:rsidRPr="0058115E">
          <w:rPr>
            <w:rStyle w:val="ae"/>
            <w:rFonts w:ascii="Times New Roman" w:hAnsi="Times New Roman" w:cs="宋体"/>
            <w:noProof/>
            <w:sz w:val="24"/>
          </w:rPr>
          <w:t>4.1</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用户功能模块设计</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_Toc450785066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10</w:t>
        </w:r>
        <w:r w:rsidR="006C09F7" w:rsidRPr="0058115E">
          <w:rPr>
            <w:rFonts w:ascii="Times New Roman" w:hAnsi="Times New Roman"/>
            <w:noProof/>
            <w:webHidden/>
            <w:sz w:val="24"/>
          </w:rPr>
          <w:fldChar w:fldCharType="end"/>
        </w:r>
      </w:hyperlink>
    </w:p>
    <w:p w:rsidR="006C09F7" w:rsidRPr="0058115E" w:rsidRDefault="00C91AAA" w:rsidP="006C09F7">
      <w:pPr>
        <w:pStyle w:val="35"/>
        <w:ind w:firstLineChars="0" w:firstLine="0"/>
        <w:rPr>
          <w:rFonts w:ascii="Times New Roman" w:hAnsi="Times New Roman" w:cstheme="minorBidi"/>
          <w:i w:val="0"/>
          <w:iCs w:val="0"/>
          <w:noProof/>
          <w:sz w:val="24"/>
          <w:szCs w:val="22"/>
        </w:rPr>
      </w:pPr>
      <w:hyperlink w:anchor="_Toc450785067" w:history="1">
        <w:r w:rsidR="006C09F7" w:rsidRPr="0058115E">
          <w:rPr>
            <w:rStyle w:val="ae"/>
            <w:rFonts w:ascii="Times New Roman" w:hAnsi="Times New Roman" w:cs="宋体"/>
            <w:i w:val="0"/>
            <w:noProof/>
            <w:sz w:val="24"/>
          </w:rPr>
          <w:t>4.1.1</w:t>
        </w:r>
        <w:r w:rsidR="006C09F7" w:rsidRPr="0058115E">
          <w:rPr>
            <w:rStyle w:val="ae"/>
            <w:rFonts w:ascii="Times New Roman" w:hAnsi="Times New Roman" w:hint="eastAsia"/>
            <w:i w:val="0"/>
            <w:noProof/>
            <w:sz w:val="24"/>
          </w:rPr>
          <w:t xml:space="preserve"> </w:t>
        </w:r>
        <w:r w:rsidR="006C09F7" w:rsidRPr="0058115E">
          <w:rPr>
            <w:rStyle w:val="ae"/>
            <w:rFonts w:ascii="Times New Roman" w:hAnsi="Times New Roman" w:hint="eastAsia"/>
            <w:i w:val="0"/>
            <w:noProof/>
            <w:sz w:val="24"/>
          </w:rPr>
          <w:t>模块的设计说明</w:t>
        </w:r>
        <w:r w:rsidR="006C09F7" w:rsidRPr="0058115E">
          <w:rPr>
            <w:rFonts w:ascii="Times New Roman" w:hAnsi="Times New Roman"/>
            <w:i w:val="0"/>
            <w:noProof/>
            <w:webHidden/>
            <w:sz w:val="24"/>
          </w:rPr>
          <w:tab/>
        </w:r>
        <w:r w:rsidR="006C09F7" w:rsidRPr="0058115E">
          <w:rPr>
            <w:rFonts w:ascii="Times New Roman" w:hAnsi="Times New Roman"/>
            <w:i w:val="0"/>
            <w:noProof/>
            <w:webHidden/>
            <w:sz w:val="24"/>
          </w:rPr>
          <w:fldChar w:fldCharType="begin"/>
        </w:r>
        <w:r w:rsidR="006C09F7" w:rsidRPr="0058115E">
          <w:rPr>
            <w:rFonts w:ascii="Times New Roman" w:hAnsi="Times New Roman"/>
            <w:i w:val="0"/>
            <w:noProof/>
            <w:webHidden/>
            <w:sz w:val="24"/>
          </w:rPr>
          <w:instrText xml:space="preserve"> PAGEREF _Toc450785067 \h </w:instrText>
        </w:r>
        <w:r w:rsidR="006C09F7" w:rsidRPr="0058115E">
          <w:rPr>
            <w:rFonts w:ascii="Times New Roman" w:hAnsi="Times New Roman"/>
            <w:i w:val="0"/>
            <w:noProof/>
            <w:webHidden/>
            <w:sz w:val="24"/>
          </w:rPr>
        </w:r>
        <w:r w:rsidR="006C09F7" w:rsidRPr="0058115E">
          <w:rPr>
            <w:rFonts w:ascii="Times New Roman" w:hAnsi="Times New Roman"/>
            <w:i w:val="0"/>
            <w:noProof/>
            <w:webHidden/>
            <w:sz w:val="24"/>
          </w:rPr>
          <w:fldChar w:fldCharType="separate"/>
        </w:r>
        <w:r w:rsidR="006C09F7" w:rsidRPr="0058115E">
          <w:rPr>
            <w:rFonts w:ascii="Times New Roman" w:hAnsi="Times New Roman"/>
            <w:i w:val="0"/>
            <w:noProof/>
            <w:webHidden/>
            <w:sz w:val="24"/>
          </w:rPr>
          <w:t>10</w:t>
        </w:r>
        <w:r w:rsidR="006C09F7" w:rsidRPr="0058115E">
          <w:rPr>
            <w:rFonts w:ascii="Times New Roman" w:hAnsi="Times New Roman"/>
            <w:i w:val="0"/>
            <w:noProof/>
            <w:webHidden/>
            <w:sz w:val="24"/>
          </w:rPr>
          <w:fldChar w:fldCharType="end"/>
        </w:r>
      </w:hyperlink>
    </w:p>
    <w:p w:rsidR="006C09F7" w:rsidRPr="0058115E" w:rsidRDefault="00C91AAA" w:rsidP="006C09F7">
      <w:pPr>
        <w:pStyle w:val="35"/>
        <w:ind w:firstLineChars="0" w:firstLine="0"/>
        <w:rPr>
          <w:rFonts w:ascii="Times New Roman" w:hAnsi="Times New Roman" w:cstheme="minorBidi"/>
          <w:i w:val="0"/>
          <w:iCs w:val="0"/>
          <w:noProof/>
          <w:sz w:val="24"/>
          <w:szCs w:val="22"/>
        </w:rPr>
      </w:pPr>
      <w:hyperlink w:anchor="_Toc450785068" w:history="1">
        <w:r w:rsidR="006C09F7" w:rsidRPr="0058115E">
          <w:rPr>
            <w:rStyle w:val="ae"/>
            <w:rFonts w:ascii="Times New Roman" w:hAnsi="Times New Roman" w:cs="宋体"/>
            <w:i w:val="0"/>
            <w:noProof/>
            <w:sz w:val="24"/>
          </w:rPr>
          <w:t>4.1.2</w:t>
        </w:r>
        <w:r w:rsidR="006C09F7" w:rsidRPr="0058115E">
          <w:rPr>
            <w:rStyle w:val="ae"/>
            <w:rFonts w:ascii="Times New Roman" w:hAnsi="Times New Roman" w:hint="eastAsia"/>
            <w:i w:val="0"/>
            <w:noProof/>
            <w:sz w:val="24"/>
          </w:rPr>
          <w:t xml:space="preserve"> </w:t>
        </w:r>
        <w:r w:rsidR="006C09F7" w:rsidRPr="0058115E">
          <w:rPr>
            <w:rStyle w:val="ae"/>
            <w:rFonts w:ascii="Times New Roman" w:hAnsi="Times New Roman" w:hint="eastAsia"/>
            <w:i w:val="0"/>
            <w:noProof/>
            <w:sz w:val="24"/>
          </w:rPr>
          <w:t>客户模块的活动顺序图</w:t>
        </w:r>
        <w:r w:rsidR="006C09F7" w:rsidRPr="0058115E">
          <w:rPr>
            <w:rFonts w:ascii="Times New Roman" w:hAnsi="Times New Roman"/>
            <w:i w:val="0"/>
            <w:noProof/>
            <w:webHidden/>
            <w:sz w:val="24"/>
          </w:rPr>
          <w:tab/>
        </w:r>
        <w:r w:rsidR="006C09F7" w:rsidRPr="0058115E">
          <w:rPr>
            <w:rFonts w:ascii="Times New Roman" w:hAnsi="Times New Roman"/>
            <w:i w:val="0"/>
            <w:noProof/>
            <w:webHidden/>
            <w:sz w:val="24"/>
          </w:rPr>
          <w:fldChar w:fldCharType="begin"/>
        </w:r>
        <w:r w:rsidR="006C09F7" w:rsidRPr="0058115E">
          <w:rPr>
            <w:rFonts w:ascii="Times New Roman" w:hAnsi="Times New Roman"/>
            <w:i w:val="0"/>
            <w:noProof/>
            <w:webHidden/>
            <w:sz w:val="24"/>
          </w:rPr>
          <w:instrText xml:space="preserve"> PAGEREF _Toc450785068 \h </w:instrText>
        </w:r>
        <w:r w:rsidR="006C09F7" w:rsidRPr="0058115E">
          <w:rPr>
            <w:rFonts w:ascii="Times New Roman" w:hAnsi="Times New Roman"/>
            <w:i w:val="0"/>
            <w:noProof/>
            <w:webHidden/>
            <w:sz w:val="24"/>
          </w:rPr>
        </w:r>
        <w:r w:rsidR="006C09F7" w:rsidRPr="0058115E">
          <w:rPr>
            <w:rFonts w:ascii="Times New Roman" w:hAnsi="Times New Roman"/>
            <w:i w:val="0"/>
            <w:noProof/>
            <w:webHidden/>
            <w:sz w:val="24"/>
          </w:rPr>
          <w:fldChar w:fldCharType="separate"/>
        </w:r>
        <w:r w:rsidR="006C09F7" w:rsidRPr="0058115E">
          <w:rPr>
            <w:rFonts w:ascii="Times New Roman" w:hAnsi="Times New Roman"/>
            <w:i w:val="0"/>
            <w:noProof/>
            <w:webHidden/>
            <w:sz w:val="24"/>
          </w:rPr>
          <w:t>10</w:t>
        </w:r>
        <w:r w:rsidR="006C09F7" w:rsidRPr="0058115E">
          <w:rPr>
            <w:rFonts w:ascii="Times New Roman" w:hAnsi="Times New Roman"/>
            <w:i w:val="0"/>
            <w:noProof/>
            <w:webHidden/>
            <w:sz w:val="24"/>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69" w:history="1">
        <w:r w:rsidR="006C09F7" w:rsidRPr="0058115E">
          <w:rPr>
            <w:rStyle w:val="ae"/>
            <w:rFonts w:ascii="Times New Roman" w:hAnsi="Times New Roman" w:cs="宋体"/>
            <w:noProof/>
            <w:sz w:val="24"/>
          </w:rPr>
          <w:t>4.2</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管理员功能模块设计</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_Toc450785069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12</w:t>
        </w:r>
        <w:r w:rsidR="006C09F7" w:rsidRPr="0058115E">
          <w:rPr>
            <w:rFonts w:ascii="Times New Roman" w:hAnsi="Times New Roman"/>
            <w:noProof/>
            <w:webHidden/>
            <w:sz w:val="24"/>
          </w:rPr>
          <w:fldChar w:fldCharType="end"/>
        </w:r>
      </w:hyperlink>
    </w:p>
    <w:p w:rsidR="006C09F7" w:rsidRPr="0058115E" w:rsidRDefault="00C91AAA" w:rsidP="006C09F7">
      <w:pPr>
        <w:pStyle w:val="35"/>
        <w:ind w:firstLineChars="0" w:firstLine="0"/>
        <w:rPr>
          <w:rFonts w:ascii="Times New Roman" w:hAnsi="Times New Roman" w:cstheme="minorBidi"/>
          <w:i w:val="0"/>
          <w:iCs w:val="0"/>
          <w:noProof/>
          <w:sz w:val="24"/>
          <w:szCs w:val="22"/>
        </w:rPr>
      </w:pPr>
      <w:hyperlink w:anchor="_Toc450785070" w:history="1">
        <w:r w:rsidR="006C09F7" w:rsidRPr="0058115E">
          <w:rPr>
            <w:rStyle w:val="ae"/>
            <w:rFonts w:ascii="Times New Roman" w:hAnsi="Times New Roman" w:cs="宋体"/>
            <w:i w:val="0"/>
            <w:noProof/>
            <w:sz w:val="24"/>
          </w:rPr>
          <w:t>4.2.1</w:t>
        </w:r>
        <w:r w:rsidR="006C09F7" w:rsidRPr="0058115E">
          <w:rPr>
            <w:rStyle w:val="ae"/>
            <w:rFonts w:ascii="Times New Roman" w:hAnsi="Times New Roman" w:hint="eastAsia"/>
            <w:i w:val="0"/>
            <w:noProof/>
            <w:sz w:val="24"/>
          </w:rPr>
          <w:t xml:space="preserve"> </w:t>
        </w:r>
        <w:r w:rsidR="006C09F7" w:rsidRPr="0058115E">
          <w:rPr>
            <w:rStyle w:val="ae"/>
            <w:rFonts w:ascii="Times New Roman" w:hAnsi="Times New Roman" w:hint="eastAsia"/>
            <w:i w:val="0"/>
            <w:noProof/>
            <w:sz w:val="24"/>
          </w:rPr>
          <w:t>模块的设计说明</w:t>
        </w:r>
        <w:r w:rsidR="006C09F7" w:rsidRPr="0058115E">
          <w:rPr>
            <w:rFonts w:ascii="Times New Roman" w:hAnsi="Times New Roman"/>
            <w:i w:val="0"/>
            <w:noProof/>
            <w:webHidden/>
            <w:sz w:val="24"/>
          </w:rPr>
          <w:tab/>
        </w:r>
        <w:r w:rsidR="006C09F7" w:rsidRPr="0058115E">
          <w:rPr>
            <w:rFonts w:ascii="Times New Roman" w:hAnsi="Times New Roman"/>
            <w:i w:val="0"/>
            <w:noProof/>
            <w:webHidden/>
            <w:sz w:val="24"/>
          </w:rPr>
          <w:fldChar w:fldCharType="begin"/>
        </w:r>
        <w:r w:rsidR="006C09F7" w:rsidRPr="0058115E">
          <w:rPr>
            <w:rFonts w:ascii="Times New Roman" w:hAnsi="Times New Roman"/>
            <w:i w:val="0"/>
            <w:noProof/>
            <w:webHidden/>
            <w:sz w:val="24"/>
          </w:rPr>
          <w:instrText xml:space="preserve"> PAGEREF _Toc450785070 \h </w:instrText>
        </w:r>
        <w:r w:rsidR="006C09F7" w:rsidRPr="0058115E">
          <w:rPr>
            <w:rFonts w:ascii="Times New Roman" w:hAnsi="Times New Roman"/>
            <w:i w:val="0"/>
            <w:noProof/>
            <w:webHidden/>
            <w:sz w:val="24"/>
          </w:rPr>
        </w:r>
        <w:r w:rsidR="006C09F7" w:rsidRPr="0058115E">
          <w:rPr>
            <w:rFonts w:ascii="Times New Roman" w:hAnsi="Times New Roman"/>
            <w:i w:val="0"/>
            <w:noProof/>
            <w:webHidden/>
            <w:sz w:val="24"/>
          </w:rPr>
          <w:fldChar w:fldCharType="separate"/>
        </w:r>
        <w:r w:rsidR="006C09F7" w:rsidRPr="0058115E">
          <w:rPr>
            <w:rFonts w:ascii="Times New Roman" w:hAnsi="Times New Roman"/>
            <w:i w:val="0"/>
            <w:noProof/>
            <w:webHidden/>
            <w:sz w:val="24"/>
          </w:rPr>
          <w:t>12</w:t>
        </w:r>
        <w:r w:rsidR="006C09F7" w:rsidRPr="0058115E">
          <w:rPr>
            <w:rFonts w:ascii="Times New Roman" w:hAnsi="Times New Roman"/>
            <w:i w:val="0"/>
            <w:noProof/>
            <w:webHidden/>
            <w:sz w:val="24"/>
          </w:rPr>
          <w:fldChar w:fldCharType="end"/>
        </w:r>
      </w:hyperlink>
    </w:p>
    <w:p w:rsidR="006C09F7" w:rsidRPr="0058115E" w:rsidRDefault="00C91AAA" w:rsidP="006C09F7">
      <w:pPr>
        <w:pStyle w:val="35"/>
        <w:ind w:firstLineChars="0" w:firstLine="0"/>
        <w:rPr>
          <w:rFonts w:ascii="Times New Roman" w:hAnsi="Times New Roman" w:cstheme="minorBidi"/>
          <w:i w:val="0"/>
          <w:iCs w:val="0"/>
          <w:noProof/>
          <w:sz w:val="24"/>
          <w:szCs w:val="22"/>
        </w:rPr>
      </w:pPr>
      <w:hyperlink w:anchor="_Toc450785071" w:history="1">
        <w:r w:rsidR="006C09F7" w:rsidRPr="0058115E">
          <w:rPr>
            <w:rStyle w:val="ae"/>
            <w:rFonts w:ascii="Times New Roman" w:hAnsi="Times New Roman" w:cs="宋体"/>
            <w:i w:val="0"/>
            <w:noProof/>
            <w:sz w:val="24"/>
          </w:rPr>
          <w:t>4.2.2</w:t>
        </w:r>
        <w:r w:rsidR="006C09F7" w:rsidRPr="0058115E">
          <w:rPr>
            <w:rStyle w:val="ae"/>
            <w:rFonts w:ascii="Times New Roman" w:hAnsi="Times New Roman" w:hint="eastAsia"/>
            <w:i w:val="0"/>
            <w:noProof/>
            <w:sz w:val="24"/>
          </w:rPr>
          <w:t xml:space="preserve"> </w:t>
        </w:r>
        <w:r w:rsidR="006C09F7" w:rsidRPr="0058115E">
          <w:rPr>
            <w:rStyle w:val="ae"/>
            <w:rFonts w:ascii="Times New Roman" w:hAnsi="Times New Roman" w:hint="eastAsia"/>
            <w:i w:val="0"/>
            <w:noProof/>
            <w:sz w:val="24"/>
          </w:rPr>
          <w:t>管理员模块的活动顺序图</w:t>
        </w:r>
        <w:r w:rsidR="006C09F7" w:rsidRPr="0058115E">
          <w:rPr>
            <w:rFonts w:ascii="Times New Roman" w:hAnsi="Times New Roman"/>
            <w:i w:val="0"/>
            <w:noProof/>
            <w:webHidden/>
            <w:sz w:val="24"/>
          </w:rPr>
          <w:tab/>
        </w:r>
        <w:r w:rsidR="006C09F7" w:rsidRPr="0058115E">
          <w:rPr>
            <w:rFonts w:ascii="Times New Roman" w:hAnsi="Times New Roman"/>
            <w:i w:val="0"/>
            <w:noProof/>
            <w:webHidden/>
            <w:sz w:val="24"/>
          </w:rPr>
          <w:fldChar w:fldCharType="begin"/>
        </w:r>
        <w:r w:rsidR="006C09F7" w:rsidRPr="0058115E">
          <w:rPr>
            <w:rFonts w:ascii="Times New Roman" w:hAnsi="Times New Roman"/>
            <w:i w:val="0"/>
            <w:noProof/>
            <w:webHidden/>
            <w:sz w:val="24"/>
          </w:rPr>
          <w:instrText xml:space="preserve"> PAGEREF _Toc450785071 \h </w:instrText>
        </w:r>
        <w:r w:rsidR="006C09F7" w:rsidRPr="0058115E">
          <w:rPr>
            <w:rFonts w:ascii="Times New Roman" w:hAnsi="Times New Roman"/>
            <w:i w:val="0"/>
            <w:noProof/>
            <w:webHidden/>
            <w:sz w:val="24"/>
          </w:rPr>
        </w:r>
        <w:r w:rsidR="006C09F7" w:rsidRPr="0058115E">
          <w:rPr>
            <w:rFonts w:ascii="Times New Roman" w:hAnsi="Times New Roman"/>
            <w:i w:val="0"/>
            <w:noProof/>
            <w:webHidden/>
            <w:sz w:val="24"/>
          </w:rPr>
          <w:fldChar w:fldCharType="separate"/>
        </w:r>
        <w:r w:rsidR="006C09F7" w:rsidRPr="0058115E">
          <w:rPr>
            <w:rFonts w:ascii="Times New Roman" w:hAnsi="Times New Roman"/>
            <w:i w:val="0"/>
            <w:noProof/>
            <w:webHidden/>
            <w:sz w:val="24"/>
          </w:rPr>
          <w:t>13</w:t>
        </w:r>
        <w:r w:rsidR="006C09F7" w:rsidRPr="0058115E">
          <w:rPr>
            <w:rFonts w:ascii="Times New Roman" w:hAnsi="Times New Roman"/>
            <w:i w:val="0"/>
            <w:noProof/>
            <w:webHidden/>
            <w:sz w:val="24"/>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72" w:history="1">
        <w:r w:rsidR="006C09F7" w:rsidRPr="0058115E">
          <w:rPr>
            <w:rStyle w:val="ae"/>
            <w:rFonts w:ascii="Times New Roman" w:hAnsi="Times New Roman" w:cs="宋体"/>
            <w:noProof/>
            <w:sz w:val="24"/>
          </w:rPr>
          <w:t>4.3</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系统结构设计</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_Toc450785072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14</w:t>
        </w:r>
        <w:r w:rsidR="006C09F7" w:rsidRPr="0058115E">
          <w:rPr>
            <w:rFonts w:ascii="Times New Roman" w:hAnsi="Times New Roman"/>
            <w:noProof/>
            <w:webHidden/>
            <w:sz w:val="24"/>
          </w:rPr>
          <w:fldChar w:fldCharType="end"/>
        </w:r>
      </w:hyperlink>
    </w:p>
    <w:p w:rsidR="006C09F7" w:rsidRPr="0058115E" w:rsidRDefault="00C91AAA" w:rsidP="006C09F7">
      <w:pPr>
        <w:pStyle w:val="11"/>
        <w:spacing w:before="0" w:after="0"/>
        <w:rPr>
          <w:rFonts w:ascii="Times New Roman" w:hAnsi="Times New Roman" w:cstheme="minorBidi"/>
          <w:bCs w:val="0"/>
          <w:caps w:val="0"/>
          <w:noProof/>
          <w:szCs w:val="22"/>
        </w:rPr>
      </w:pPr>
      <w:hyperlink w:anchor="_Toc450785073" w:history="1">
        <w:r w:rsidR="006C09F7" w:rsidRPr="0058115E">
          <w:rPr>
            <w:rStyle w:val="ae"/>
            <w:rFonts w:ascii="Times New Roman" w:hAnsi="Times New Roman" w:cs="宋体"/>
            <w:noProof/>
          </w:rPr>
          <w:t>5</w:t>
        </w:r>
        <w:r w:rsidR="006C09F7" w:rsidRPr="0058115E">
          <w:rPr>
            <w:rStyle w:val="ae"/>
            <w:rFonts w:ascii="Times New Roman" w:hAnsi="Times New Roman" w:hint="eastAsia"/>
            <w:noProof/>
          </w:rPr>
          <w:t xml:space="preserve"> </w:t>
        </w:r>
        <w:r w:rsidR="006C09F7" w:rsidRPr="0058115E">
          <w:rPr>
            <w:rStyle w:val="ae"/>
            <w:rFonts w:ascii="Times New Roman" w:hAnsi="Times New Roman" w:hint="eastAsia"/>
            <w:noProof/>
          </w:rPr>
          <w:t>系统详细设计</w:t>
        </w:r>
        <w:r w:rsidR="006C09F7" w:rsidRPr="0058115E">
          <w:rPr>
            <w:rFonts w:ascii="Times New Roman" w:hAnsi="Times New Roman"/>
            <w:noProof/>
            <w:webHidden/>
          </w:rPr>
          <w:tab/>
        </w:r>
        <w:r w:rsidR="006C09F7" w:rsidRPr="0058115E">
          <w:rPr>
            <w:rFonts w:ascii="Times New Roman" w:hAnsi="Times New Roman"/>
            <w:noProof/>
            <w:webHidden/>
          </w:rPr>
          <w:fldChar w:fldCharType="begin"/>
        </w:r>
        <w:r w:rsidR="006C09F7" w:rsidRPr="0058115E">
          <w:rPr>
            <w:rFonts w:ascii="Times New Roman" w:hAnsi="Times New Roman"/>
            <w:noProof/>
            <w:webHidden/>
          </w:rPr>
          <w:instrText xml:space="preserve"> PAGEREF _Toc450785073 \h </w:instrText>
        </w:r>
        <w:r w:rsidR="006C09F7" w:rsidRPr="0058115E">
          <w:rPr>
            <w:rFonts w:ascii="Times New Roman" w:hAnsi="Times New Roman"/>
            <w:noProof/>
            <w:webHidden/>
          </w:rPr>
        </w:r>
        <w:r w:rsidR="006C09F7" w:rsidRPr="0058115E">
          <w:rPr>
            <w:rFonts w:ascii="Times New Roman" w:hAnsi="Times New Roman"/>
            <w:noProof/>
            <w:webHidden/>
          </w:rPr>
          <w:fldChar w:fldCharType="separate"/>
        </w:r>
        <w:r w:rsidR="006C09F7" w:rsidRPr="0058115E">
          <w:rPr>
            <w:rFonts w:ascii="Times New Roman" w:hAnsi="Times New Roman"/>
            <w:noProof/>
            <w:webHidden/>
          </w:rPr>
          <w:t>15</w:t>
        </w:r>
        <w:r w:rsidR="006C09F7" w:rsidRPr="0058115E">
          <w:rPr>
            <w:rFonts w:ascii="Times New Roman" w:hAnsi="Times New Roman"/>
            <w:noProof/>
            <w:webHidden/>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74" w:history="1">
        <w:r w:rsidR="006C09F7" w:rsidRPr="0058115E">
          <w:rPr>
            <w:rStyle w:val="ae"/>
            <w:rFonts w:ascii="Times New Roman" w:hAnsi="Times New Roman" w:cs="宋体"/>
            <w:noProof/>
            <w:sz w:val="24"/>
          </w:rPr>
          <w:t>5.1</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系统流程设计</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_Toc450785074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15</w:t>
        </w:r>
        <w:r w:rsidR="006C09F7" w:rsidRPr="0058115E">
          <w:rPr>
            <w:rFonts w:ascii="Times New Roman" w:hAnsi="Times New Roman"/>
            <w:noProof/>
            <w:webHidden/>
            <w:sz w:val="24"/>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75" w:history="1">
        <w:r w:rsidR="006C09F7" w:rsidRPr="0058115E">
          <w:rPr>
            <w:rStyle w:val="ae"/>
            <w:rFonts w:ascii="Times New Roman" w:hAnsi="Times New Roman" w:cs="宋体"/>
            <w:noProof/>
            <w:sz w:val="24"/>
          </w:rPr>
          <w:t>5.2</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系统数据库设计</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_Toc450785075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16</w:t>
        </w:r>
        <w:r w:rsidR="006C09F7" w:rsidRPr="0058115E">
          <w:rPr>
            <w:rFonts w:ascii="Times New Roman" w:hAnsi="Times New Roman"/>
            <w:noProof/>
            <w:webHidden/>
            <w:sz w:val="24"/>
          </w:rPr>
          <w:fldChar w:fldCharType="end"/>
        </w:r>
      </w:hyperlink>
    </w:p>
    <w:p w:rsidR="006C09F7" w:rsidRPr="0058115E" w:rsidRDefault="00C91AAA" w:rsidP="006C09F7">
      <w:pPr>
        <w:pStyle w:val="35"/>
        <w:ind w:firstLineChars="0" w:firstLine="0"/>
        <w:rPr>
          <w:rFonts w:ascii="Times New Roman" w:hAnsi="Times New Roman" w:cstheme="minorBidi"/>
          <w:i w:val="0"/>
          <w:iCs w:val="0"/>
          <w:noProof/>
          <w:sz w:val="24"/>
          <w:szCs w:val="22"/>
        </w:rPr>
      </w:pPr>
      <w:hyperlink w:anchor="_Toc450785076" w:history="1">
        <w:r w:rsidR="006C09F7" w:rsidRPr="0058115E">
          <w:rPr>
            <w:rStyle w:val="ae"/>
            <w:rFonts w:ascii="Times New Roman" w:hAnsi="Times New Roman" w:cs="宋体"/>
            <w:i w:val="0"/>
            <w:noProof/>
            <w:sz w:val="24"/>
          </w:rPr>
          <w:t>5.2.1</w:t>
        </w:r>
        <w:r w:rsidR="006C09F7" w:rsidRPr="0058115E">
          <w:rPr>
            <w:rStyle w:val="ae"/>
            <w:rFonts w:ascii="Times New Roman" w:hAnsi="Times New Roman" w:hint="eastAsia"/>
            <w:i w:val="0"/>
            <w:noProof/>
            <w:sz w:val="24"/>
          </w:rPr>
          <w:t xml:space="preserve"> </w:t>
        </w:r>
        <w:r w:rsidR="006C09F7" w:rsidRPr="0058115E">
          <w:rPr>
            <w:rStyle w:val="ae"/>
            <w:rFonts w:ascii="Times New Roman" w:hAnsi="Times New Roman" w:hint="eastAsia"/>
            <w:i w:val="0"/>
            <w:noProof/>
            <w:sz w:val="24"/>
          </w:rPr>
          <w:t>项目</w:t>
        </w:r>
        <w:r w:rsidR="006C09F7" w:rsidRPr="0058115E">
          <w:rPr>
            <w:rStyle w:val="ae"/>
            <w:rFonts w:ascii="Times New Roman" w:hAnsi="Times New Roman"/>
            <w:i w:val="0"/>
            <w:noProof/>
            <w:sz w:val="24"/>
          </w:rPr>
          <w:t>E-R</w:t>
        </w:r>
        <w:r w:rsidR="006C09F7" w:rsidRPr="0058115E">
          <w:rPr>
            <w:rStyle w:val="ae"/>
            <w:rFonts w:ascii="Times New Roman" w:hAnsi="Times New Roman" w:hint="eastAsia"/>
            <w:i w:val="0"/>
            <w:noProof/>
            <w:sz w:val="24"/>
          </w:rPr>
          <w:t>图</w:t>
        </w:r>
        <w:r w:rsidR="006C09F7" w:rsidRPr="0058115E">
          <w:rPr>
            <w:rFonts w:ascii="Times New Roman" w:hAnsi="Times New Roman"/>
            <w:i w:val="0"/>
            <w:noProof/>
            <w:webHidden/>
            <w:sz w:val="24"/>
          </w:rPr>
          <w:tab/>
        </w:r>
        <w:r w:rsidR="006C09F7" w:rsidRPr="0058115E">
          <w:rPr>
            <w:rFonts w:ascii="Times New Roman" w:hAnsi="Times New Roman"/>
            <w:i w:val="0"/>
            <w:noProof/>
            <w:webHidden/>
            <w:sz w:val="24"/>
          </w:rPr>
          <w:fldChar w:fldCharType="begin"/>
        </w:r>
        <w:r w:rsidR="006C09F7" w:rsidRPr="0058115E">
          <w:rPr>
            <w:rFonts w:ascii="Times New Roman" w:hAnsi="Times New Roman"/>
            <w:i w:val="0"/>
            <w:noProof/>
            <w:webHidden/>
            <w:sz w:val="24"/>
          </w:rPr>
          <w:instrText xml:space="preserve"> PAGEREF _Toc450785076 \h </w:instrText>
        </w:r>
        <w:r w:rsidR="006C09F7" w:rsidRPr="0058115E">
          <w:rPr>
            <w:rFonts w:ascii="Times New Roman" w:hAnsi="Times New Roman"/>
            <w:i w:val="0"/>
            <w:noProof/>
            <w:webHidden/>
            <w:sz w:val="24"/>
          </w:rPr>
        </w:r>
        <w:r w:rsidR="006C09F7" w:rsidRPr="0058115E">
          <w:rPr>
            <w:rFonts w:ascii="Times New Roman" w:hAnsi="Times New Roman"/>
            <w:i w:val="0"/>
            <w:noProof/>
            <w:webHidden/>
            <w:sz w:val="24"/>
          </w:rPr>
          <w:fldChar w:fldCharType="separate"/>
        </w:r>
        <w:r w:rsidR="006C09F7" w:rsidRPr="0058115E">
          <w:rPr>
            <w:rFonts w:ascii="Times New Roman" w:hAnsi="Times New Roman"/>
            <w:i w:val="0"/>
            <w:noProof/>
            <w:webHidden/>
            <w:sz w:val="24"/>
          </w:rPr>
          <w:t>16</w:t>
        </w:r>
        <w:r w:rsidR="006C09F7" w:rsidRPr="0058115E">
          <w:rPr>
            <w:rFonts w:ascii="Times New Roman" w:hAnsi="Times New Roman"/>
            <w:i w:val="0"/>
            <w:noProof/>
            <w:webHidden/>
            <w:sz w:val="24"/>
          </w:rPr>
          <w:fldChar w:fldCharType="end"/>
        </w:r>
      </w:hyperlink>
    </w:p>
    <w:p w:rsidR="006C09F7" w:rsidRPr="0058115E" w:rsidRDefault="00C91AAA" w:rsidP="006C09F7">
      <w:pPr>
        <w:pStyle w:val="35"/>
        <w:ind w:firstLineChars="0" w:firstLine="0"/>
        <w:rPr>
          <w:rFonts w:ascii="Times New Roman" w:hAnsi="Times New Roman" w:cstheme="minorBidi"/>
          <w:i w:val="0"/>
          <w:iCs w:val="0"/>
          <w:noProof/>
          <w:sz w:val="24"/>
          <w:szCs w:val="22"/>
        </w:rPr>
      </w:pPr>
      <w:hyperlink w:anchor="_Toc450785077" w:history="1">
        <w:r w:rsidR="006C09F7" w:rsidRPr="0058115E">
          <w:rPr>
            <w:rStyle w:val="ae"/>
            <w:rFonts w:ascii="Times New Roman" w:hAnsi="Times New Roman" w:cs="宋体"/>
            <w:i w:val="0"/>
            <w:noProof/>
            <w:sz w:val="24"/>
          </w:rPr>
          <w:t>5.2.2</w:t>
        </w:r>
        <w:r w:rsidR="006C09F7" w:rsidRPr="0058115E">
          <w:rPr>
            <w:rStyle w:val="ae"/>
            <w:rFonts w:ascii="Times New Roman" w:hAnsi="Times New Roman" w:hint="eastAsia"/>
            <w:i w:val="0"/>
            <w:noProof/>
            <w:sz w:val="24"/>
          </w:rPr>
          <w:t xml:space="preserve"> </w:t>
        </w:r>
        <w:r w:rsidR="006C09F7" w:rsidRPr="0058115E">
          <w:rPr>
            <w:rStyle w:val="ae"/>
            <w:rFonts w:ascii="Times New Roman" w:hAnsi="Times New Roman" w:hint="eastAsia"/>
            <w:i w:val="0"/>
            <w:noProof/>
            <w:sz w:val="24"/>
          </w:rPr>
          <w:t>校园旧书在线销售系统</w:t>
        </w:r>
        <w:r w:rsidR="006C09F7" w:rsidRPr="0058115E">
          <w:rPr>
            <w:rStyle w:val="ae"/>
            <w:rFonts w:ascii="Times New Roman" w:hAnsi="Times New Roman"/>
            <w:i w:val="0"/>
            <w:noProof/>
            <w:sz w:val="24"/>
          </w:rPr>
          <w:t>E-R</w:t>
        </w:r>
        <w:r w:rsidR="006C09F7" w:rsidRPr="0058115E">
          <w:rPr>
            <w:rStyle w:val="ae"/>
            <w:rFonts w:ascii="Times New Roman" w:hAnsi="Times New Roman" w:hint="eastAsia"/>
            <w:i w:val="0"/>
            <w:noProof/>
            <w:sz w:val="24"/>
          </w:rPr>
          <w:t>图</w:t>
        </w:r>
        <w:r w:rsidR="006C09F7" w:rsidRPr="0058115E">
          <w:rPr>
            <w:rFonts w:ascii="Times New Roman" w:hAnsi="Times New Roman"/>
            <w:i w:val="0"/>
            <w:noProof/>
            <w:webHidden/>
            <w:sz w:val="24"/>
          </w:rPr>
          <w:tab/>
        </w:r>
        <w:r w:rsidR="006C09F7" w:rsidRPr="0058115E">
          <w:rPr>
            <w:rFonts w:ascii="Times New Roman" w:hAnsi="Times New Roman"/>
            <w:i w:val="0"/>
            <w:noProof/>
            <w:webHidden/>
            <w:sz w:val="24"/>
          </w:rPr>
          <w:fldChar w:fldCharType="begin"/>
        </w:r>
        <w:r w:rsidR="006C09F7" w:rsidRPr="0058115E">
          <w:rPr>
            <w:rFonts w:ascii="Times New Roman" w:hAnsi="Times New Roman"/>
            <w:i w:val="0"/>
            <w:noProof/>
            <w:webHidden/>
            <w:sz w:val="24"/>
          </w:rPr>
          <w:instrText xml:space="preserve"> PAGEREF _Toc450785077 \h </w:instrText>
        </w:r>
        <w:r w:rsidR="006C09F7" w:rsidRPr="0058115E">
          <w:rPr>
            <w:rFonts w:ascii="Times New Roman" w:hAnsi="Times New Roman"/>
            <w:i w:val="0"/>
            <w:noProof/>
            <w:webHidden/>
            <w:sz w:val="24"/>
          </w:rPr>
        </w:r>
        <w:r w:rsidR="006C09F7" w:rsidRPr="0058115E">
          <w:rPr>
            <w:rFonts w:ascii="Times New Roman" w:hAnsi="Times New Roman"/>
            <w:i w:val="0"/>
            <w:noProof/>
            <w:webHidden/>
            <w:sz w:val="24"/>
          </w:rPr>
          <w:fldChar w:fldCharType="separate"/>
        </w:r>
        <w:r w:rsidR="006C09F7" w:rsidRPr="0058115E">
          <w:rPr>
            <w:rFonts w:ascii="Times New Roman" w:hAnsi="Times New Roman"/>
            <w:i w:val="0"/>
            <w:noProof/>
            <w:webHidden/>
            <w:sz w:val="24"/>
          </w:rPr>
          <w:t>18</w:t>
        </w:r>
        <w:r w:rsidR="006C09F7" w:rsidRPr="0058115E">
          <w:rPr>
            <w:rFonts w:ascii="Times New Roman" w:hAnsi="Times New Roman"/>
            <w:i w:val="0"/>
            <w:noProof/>
            <w:webHidden/>
            <w:sz w:val="24"/>
          </w:rPr>
          <w:fldChar w:fldCharType="end"/>
        </w:r>
      </w:hyperlink>
    </w:p>
    <w:p w:rsidR="006C09F7" w:rsidRPr="0058115E" w:rsidRDefault="00C91AAA" w:rsidP="006C09F7">
      <w:pPr>
        <w:pStyle w:val="35"/>
        <w:ind w:firstLineChars="0" w:firstLine="0"/>
        <w:rPr>
          <w:rFonts w:ascii="Times New Roman" w:hAnsi="Times New Roman" w:cstheme="minorBidi"/>
          <w:i w:val="0"/>
          <w:iCs w:val="0"/>
          <w:noProof/>
          <w:sz w:val="24"/>
          <w:szCs w:val="22"/>
        </w:rPr>
      </w:pPr>
      <w:hyperlink w:anchor="_Toc450785078" w:history="1">
        <w:r w:rsidR="006C09F7" w:rsidRPr="0058115E">
          <w:rPr>
            <w:rStyle w:val="ae"/>
            <w:rFonts w:ascii="Times New Roman" w:hAnsi="Times New Roman" w:cs="宋体"/>
            <w:i w:val="0"/>
            <w:noProof/>
            <w:sz w:val="24"/>
          </w:rPr>
          <w:t>5.2.3</w:t>
        </w:r>
        <w:r w:rsidR="006C09F7" w:rsidRPr="0058115E">
          <w:rPr>
            <w:rStyle w:val="ae"/>
            <w:rFonts w:ascii="Times New Roman" w:hAnsi="Times New Roman" w:hint="eastAsia"/>
            <w:i w:val="0"/>
            <w:noProof/>
            <w:sz w:val="24"/>
          </w:rPr>
          <w:t xml:space="preserve"> </w:t>
        </w:r>
        <w:r w:rsidR="006C09F7" w:rsidRPr="0058115E">
          <w:rPr>
            <w:rStyle w:val="ae"/>
            <w:rFonts w:ascii="Times New Roman" w:hAnsi="Times New Roman" w:hint="eastAsia"/>
            <w:i w:val="0"/>
            <w:noProof/>
            <w:sz w:val="24"/>
          </w:rPr>
          <w:t>数据库表设计</w:t>
        </w:r>
        <w:r w:rsidR="006C09F7" w:rsidRPr="0058115E">
          <w:rPr>
            <w:rFonts w:ascii="Times New Roman" w:hAnsi="Times New Roman"/>
            <w:i w:val="0"/>
            <w:noProof/>
            <w:webHidden/>
            <w:sz w:val="24"/>
          </w:rPr>
          <w:tab/>
        </w:r>
        <w:r w:rsidR="006C09F7" w:rsidRPr="0058115E">
          <w:rPr>
            <w:rFonts w:ascii="Times New Roman" w:hAnsi="Times New Roman"/>
            <w:i w:val="0"/>
            <w:noProof/>
            <w:webHidden/>
            <w:sz w:val="24"/>
          </w:rPr>
          <w:fldChar w:fldCharType="begin"/>
        </w:r>
        <w:r w:rsidR="006C09F7" w:rsidRPr="0058115E">
          <w:rPr>
            <w:rFonts w:ascii="Times New Roman" w:hAnsi="Times New Roman"/>
            <w:i w:val="0"/>
            <w:noProof/>
            <w:webHidden/>
            <w:sz w:val="24"/>
          </w:rPr>
          <w:instrText xml:space="preserve"> PAGEREF _Toc450785078 \h </w:instrText>
        </w:r>
        <w:r w:rsidR="006C09F7" w:rsidRPr="0058115E">
          <w:rPr>
            <w:rFonts w:ascii="Times New Roman" w:hAnsi="Times New Roman"/>
            <w:i w:val="0"/>
            <w:noProof/>
            <w:webHidden/>
            <w:sz w:val="24"/>
          </w:rPr>
        </w:r>
        <w:r w:rsidR="006C09F7" w:rsidRPr="0058115E">
          <w:rPr>
            <w:rFonts w:ascii="Times New Roman" w:hAnsi="Times New Roman"/>
            <w:i w:val="0"/>
            <w:noProof/>
            <w:webHidden/>
            <w:sz w:val="24"/>
          </w:rPr>
          <w:fldChar w:fldCharType="separate"/>
        </w:r>
        <w:r w:rsidR="006C09F7" w:rsidRPr="0058115E">
          <w:rPr>
            <w:rFonts w:ascii="Times New Roman" w:hAnsi="Times New Roman"/>
            <w:i w:val="0"/>
            <w:noProof/>
            <w:webHidden/>
            <w:sz w:val="24"/>
          </w:rPr>
          <w:t>19</w:t>
        </w:r>
        <w:r w:rsidR="006C09F7" w:rsidRPr="0058115E">
          <w:rPr>
            <w:rFonts w:ascii="Times New Roman" w:hAnsi="Times New Roman"/>
            <w:i w:val="0"/>
            <w:noProof/>
            <w:webHidden/>
            <w:sz w:val="24"/>
          </w:rPr>
          <w:fldChar w:fldCharType="end"/>
        </w:r>
      </w:hyperlink>
    </w:p>
    <w:p w:rsidR="006C09F7" w:rsidRPr="0058115E" w:rsidRDefault="00C91AAA" w:rsidP="006C09F7">
      <w:pPr>
        <w:pStyle w:val="11"/>
        <w:spacing w:before="0" w:after="0"/>
        <w:rPr>
          <w:rFonts w:ascii="Times New Roman" w:hAnsi="Times New Roman" w:cstheme="minorBidi"/>
          <w:bCs w:val="0"/>
          <w:caps w:val="0"/>
          <w:noProof/>
          <w:szCs w:val="22"/>
        </w:rPr>
      </w:pPr>
      <w:hyperlink w:anchor="_Toc450785079" w:history="1">
        <w:r w:rsidR="006C09F7" w:rsidRPr="0058115E">
          <w:rPr>
            <w:rStyle w:val="ae"/>
            <w:rFonts w:ascii="Times New Roman" w:hAnsi="Times New Roman" w:cs="宋体"/>
            <w:noProof/>
          </w:rPr>
          <w:t>6</w:t>
        </w:r>
        <w:r w:rsidR="006C09F7" w:rsidRPr="0058115E">
          <w:rPr>
            <w:rStyle w:val="ae"/>
            <w:rFonts w:ascii="Times New Roman" w:hAnsi="Times New Roman" w:hint="eastAsia"/>
            <w:noProof/>
          </w:rPr>
          <w:t xml:space="preserve"> </w:t>
        </w:r>
        <w:r w:rsidR="006C09F7" w:rsidRPr="0058115E">
          <w:rPr>
            <w:rStyle w:val="ae"/>
            <w:rFonts w:ascii="Times New Roman" w:hAnsi="Times New Roman" w:hint="eastAsia"/>
            <w:noProof/>
          </w:rPr>
          <w:t>系统实现</w:t>
        </w:r>
        <w:r w:rsidR="006C09F7" w:rsidRPr="0058115E">
          <w:rPr>
            <w:rFonts w:ascii="Times New Roman" w:hAnsi="Times New Roman"/>
            <w:noProof/>
            <w:webHidden/>
          </w:rPr>
          <w:tab/>
        </w:r>
        <w:r w:rsidR="006C09F7" w:rsidRPr="0058115E">
          <w:rPr>
            <w:rFonts w:ascii="Times New Roman" w:hAnsi="Times New Roman"/>
            <w:noProof/>
            <w:webHidden/>
          </w:rPr>
          <w:fldChar w:fldCharType="begin"/>
        </w:r>
        <w:r w:rsidR="006C09F7" w:rsidRPr="0058115E">
          <w:rPr>
            <w:rFonts w:ascii="Times New Roman" w:hAnsi="Times New Roman"/>
            <w:noProof/>
            <w:webHidden/>
          </w:rPr>
          <w:instrText xml:space="preserve"> PAGEREF _Toc450785079 \h </w:instrText>
        </w:r>
        <w:r w:rsidR="006C09F7" w:rsidRPr="0058115E">
          <w:rPr>
            <w:rFonts w:ascii="Times New Roman" w:hAnsi="Times New Roman"/>
            <w:noProof/>
            <w:webHidden/>
          </w:rPr>
        </w:r>
        <w:r w:rsidR="006C09F7" w:rsidRPr="0058115E">
          <w:rPr>
            <w:rFonts w:ascii="Times New Roman" w:hAnsi="Times New Roman"/>
            <w:noProof/>
            <w:webHidden/>
          </w:rPr>
          <w:fldChar w:fldCharType="separate"/>
        </w:r>
        <w:r w:rsidR="006C09F7" w:rsidRPr="0058115E">
          <w:rPr>
            <w:rFonts w:ascii="Times New Roman" w:hAnsi="Times New Roman"/>
            <w:noProof/>
            <w:webHidden/>
          </w:rPr>
          <w:t>22</w:t>
        </w:r>
        <w:r w:rsidR="006C09F7" w:rsidRPr="0058115E">
          <w:rPr>
            <w:rFonts w:ascii="Times New Roman" w:hAnsi="Times New Roman"/>
            <w:noProof/>
            <w:webHidden/>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80" w:history="1">
        <w:r w:rsidR="006C09F7" w:rsidRPr="0058115E">
          <w:rPr>
            <w:rStyle w:val="ae"/>
            <w:rFonts w:ascii="Times New Roman" w:hAnsi="Times New Roman" w:cs="宋体"/>
            <w:noProof/>
            <w:sz w:val="24"/>
          </w:rPr>
          <w:t>6.1</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系统开发说明</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_Toc450785080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22</w:t>
        </w:r>
        <w:r w:rsidR="006C09F7" w:rsidRPr="0058115E">
          <w:rPr>
            <w:rFonts w:ascii="Times New Roman" w:hAnsi="Times New Roman"/>
            <w:noProof/>
            <w:webHidden/>
            <w:sz w:val="24"/>
          </w:rPr>
          <w:fldChar w:fldCharType="end"/>
        </w:r>
      </w:hyperlink>
    </w:p>
    <w:p w:rsidR="006C09F7" w:rsidRPr="0058115E" w:rsidRDefault="00C91AAA" w:rsidP="006C09F7">
      <w:pPr>
        <w:pStyle w:val="35"/>
        <w:ind w:firstLineChars="0" w:firstLine="0"/>
        <w:rPr>
          <w:rFonts w:ascii="Times New Roman" w:hAnsi="Times New Roman" w:cstheme="minorBidi"/>
          <w:i w:val="0"/>
          <w:iCs w:val="0"/>
          <w:noProof/>
          <w:sz w:val="24"/>
          <w:szCs w:val="22"/>
        </w:rPr>
      </w:pPr>
      <w:hyperlink w:anchor="_Toc450785081" w:history="1">
        <w:r w:rsidR="006C09F7" w:rsidRPr="0058115E">
          <w:rPr>
            <w:rStyle w:val="ae"/>
            <w:rFonts w:ascii="Times New Roman" w:hAnsi="Times New Roman" w:cs="宋体"/>
            <w:i w:val="0"/>
            <w:noProof/>
            <w:sz w:val="24"/>
          </w:rPr>
          <w:t>6.1.1</w:t>
        </w:r>
        <w:r w:rsidR="006C09F7" w:rsidRPr="0058115E">
          <w:rPr>
            <w:rStyle w:val="ae"/>
            <w:rFonts w:ascii="Times New Roman" w:hAnsi="Times New Roman" w:hint="eastAsia"/>
            <w:i w:val="0"/>
            <w:noProof/>
            <w:sz w:val="24"/>
          </w:rPr>
          <w:t xml:space="preserve"> </w:t>
        </w:r>
        <w:r w:rsidR="006C09F7" w:rsidRPr="0058115E">
          <w:rPr>
            <w:rStyle w:val="ae"/>
            <w:rFonts w:ascii="Times New Roman" w:hAnsi="Times New Roman" w:hint="eastAsia"/>
            <w:i w:val="0"/>
            <w:noProof/>
            <w:sz w:val="24"/>
          </w:rPr>
          <w:t>关键技术</w:t>
        </w:r>
        <w:r w:rsidR="006C09F7" w:rsidRPr="0058115E">
          <w:rPr>
            <w:rFonts w:ascii="Times New Roman" w:hAnsi="Times New Roman"/>
            <w:i w:val="0"/>
            <w:noProof/>
            <w:webHidden/>
            <w:sz w:val="24"/>
          </w:rPr>
          <w:tab/>
        </w:r>
        <w:r w:rsidR="006C09F7" w:rsidRPr="0058115E">
          <w:rPr>
            <w:rFonts w:ascii="Times New Roman" w:hAnsi="Times New Roman"/>
            <w:i w:val="0"/>
            <w:noProof/>
            <w:webHidden/>
            <w:sz w:val="24"/>
          </w:rPr>
          <w:fldChar w:fldCharType="begin"/>
        </w:r>
        <w:r w:rsidR="006C09F7" w:rsidRPr="0058115E">
          <w:rPr>
            <w:rFonts w:ascii="Times New Roman" w:hAnsi="Times New Roman"/>
            <w:i w:val="0"/>
            <w:noProof/>
            <w:webHidden/>
            <w:sz w:val="24"/>
          </w:rPr>
          <w:instrText xml:space="preserve"> PAGEREF _Toc450785081 \h </w:instrText>
        </w:r>
        <w:r w:rsidR="006C09F7" w:rsidRPr="0058115E">
          <w:rPr>
            <w:rFonts w:ascii="Times New Roman" w:hAnsi="Times New Roman"/>
            <w:i w:val="0"/>
            <w:noProof/>
            <w:webHidden/>
            <w:sz w:val="24"/>
          </w:rPr>
        </w:r>
        <w:r w:rsidR="006C09F7" w:rsidRPr="0058115E">
          <w:rPr>
            <w:rFonts w:ascii="Times New Roman" w:hAnsi="Times New Roman"/>
            <w:i w:val="0"/>
            <w:noProof/>
            <w:webHidden/>
            <w:sz w:val="24"/>
          </w:rPr>
          <w:fldChar w:fldCharType="separate"/>
        </w:r>
        <w:r w:rsidR="006C09F7" w:rsidRPr="0058115E">
          <w:rPr>
            <w:rFonts w:ascii="Times New Roman" w:hAnsi="Times New Roman"/>
            <w:i w:val="0"/>
            <w:noProof/>
            <w:webHidden/>
            <w:sz w:val="24"/>
          </w:rPr>
          <w:t>22</w:t>
        </w:r>
        <w:r w:rsidR="006C09F7" w:rsidRPr="0058115E">
          <w:rPr>
            <w:rFonts w:ascii="Times New Roman" w:hAnsi="Times New Roman"/>
            <w:i w:val="0"/>
            <w:noProof/>
            <w:webHidden/>
            <w:sz w:val="24"/>
          </w:rPr>
          <w:fldChar w:fldCharType="end"/>
        </w:r>
      </w:hyperlink>
    </w:p>
    <w:p w:rsidR="006C09F7" w:rsidRPr="0058115E" w:rsidRDefault="00C91AAA" w:rsidP="006C09F7">
      <w:pPr>
        <w:pStyle w:val="35"/>
        <w:ind w:firstLineChars="0" w:firstLine="0"/>
        <w:rPr>
          <w:rFonts w:ascii="Times New Roman" w:hAnsi="Times New Roman" w:cstheme="minorBidi"/>
          <w:i w:val="0"/>
          <w:iCs w:val="0"/>
          <w:noProof/>
          <w:sz w:val="24"/>
          <w:szCs w:val="22"/>
        </w:rPr>
      </w:pPr>
      <w:hyperlink w:anchor="_Toc450785082" w:history="1">
        <w:r w:rsidR="006C09F7" w:rsidRPr="0058115E">
          <w:rPr>
            <w:rStyle w:val="ae"/>
            <w:rFonts w:ascii="Times New Roman" w:hAnsi="Times New Roman" w:cs="宋体"/>
            <w:i w:val="0"/>
            <w:noProof/>
            <w:sz w:val="24"/>
          </w:rPr>
          <w:t>6.1.2</w:t>
        </w:r>
        <w:r w:rsidR="006C09F7" w:rsidRPr="0058115E">
          <w:rPr>
            <w:rStyle w:val="ae"/>
            <w:rFonts w:ascii="Times New Roman" w:hAnsi="Times New Roman" w:hint="eastAsia"/>
            <w:i w:val="0"/>
            <w:noProof/>
            <w:sz w:val="24"/>
          </w:rPr>
          <w:t xml:space="preserve"> </w:t>
        </w:r>
        <w:r w:rsidR="006C09F7" w:rsidRPr="0058115E">
          <w:rPr>
            <w:rStyle w:val="ae"/>
            <w:rFonts w:ascii="Times New Roman" w:hAnsi="Times New Roman" w:hint="eastAsia"/>
            <w:i w:val="0"/>
            <w:noProof/>
            <w:sz w:val="24"/>
          </w:rPr>
          <w:t>开发工具</w:t>
        </w:r>
        <w:r w:rsidR="006C09F7" w:rsidRPr="0058115E">
          <w:rPr>
            <w:rFonts w:ascii="Times New Roman" w:hAnsi="Times New Roman"/>
            <w:i w:val="0"/>
            <w:noProof/>
            <w:webHidden/>
            <w:sz w:val="24"/>
          </w:rPr>
          <w:tab/>
        </w:r>
        <w:r w:rsidR="006C09F7" w:rsidRPr="0058115E">
          <w:rPr>
            <w:rFonts w:ascii="Times New Roman" w:hAnsi="Times New Roman"/>
            <w:i w:val="0"/>
            <w:noProof/>
            <w:webHidden/>
            <w:sz w:val="24"/>
          </w:rPr>
          <w:fldChar w:fldCharType="begin"/>
        </w:r>
        <w:r w:rsidR="006C09F7" w:rsidRPr="0058115E">
          <w:rPr>
            <w:rFonts w:ascii="Times New Roman" w:hAnsi="Times New Roman"/>
            <w:i w:val="0"/>
            <w:noProof/>
            <w:webHidden/>
            <w:sz w:val="24"/>
          </w:rPr>
          <w:instrText xml:space="preserve"> PAGEREF _Toc450785082 \h </w:instrText>
        </w:r>
        <w:r w:rsidR="006C09F7" w:rsidRPr="0058115E">
          <w:rPr>
            <w:rFonts w:ascii="Times New Roman" w:hAnsi="Times New Roman"/>
            <w:i w:val="0"/>
            <w:noProof/>
            <w:webHidden/>
            <w:sz w:val="24"/>
          </w:rPr>
        </w:r>
        <w:r w:rsidR="006C09F7" w:rsidRPr="0058115E">
          <w:rPr>
            <w:rFonts w:ascii="Times New Roman" w:hAnsi="Times New Roman"/>
            <w:i w:val="0"/>
            <w:noProof/>
            <w:webHidden/>
            <w:sz w:val="24"/>
          </w:rPr>
          <w:fldChar w:fldCharType="separate"/>
        </w:r>
        <w:r w:rsidR="006C09F7" w:rsidRPr="0058115E">
          <w:rPr>
            <w:rFonts w:ascii="Times New Roman" w:hAnsi="Times New Roman"/>
            <w:i w:val="0"/>
            <w:noProof/>
            <w:webHidden/>
            <w:sz w:val="24"/>
          </w:rPr>
          <w:t>23</w:t>
        </w:r>
        <w:r w:rsidR="006C09F7" w:rsidRPr="0058115E">
          <w:rPr>
            <w:rFonts w:ascii="Times New Roman" w:hAnsi="Times New Roman"/>
            <w:i w:val="0"/>
            <w:noProof/>
            <w:webHidden/>
            <w:sz w:val="24"/>
          </w:rPr>
          <w:fldChar w:fldCharType="end"/>
        </w:r>
      </w:hyperlink>
    </w:p>
    <w:p w:rsidR="006C09F7" w:rsidRPr="0058115E" w:rsidRDefault="00C91AAA" w:rsidP="006C09F7">
      <w:pPr>
        <w:pStyle w:val="26"/>
        <w:ind w:leftChars="0" w:left="0" w:firstLineChars="0" w:firstLine="0"/>
        <w:rPr>
          <w:rFonts w:ascii="Times New Roman" w:hAnsi="Times New Roman" w:cstheme="minorBidi"/>
          <w:smallCaps w:val="0"/>
          <w:noProof/>
          <w:sz w:val="24"/>
          <w:szCs w:val="22"/>
        </w:rPr>
      </w:pPr>
      <w:hyperlink w:anchor="_Toc450785083" w:history="1">
        <w:r w:rsidR="006C09F7" w:rsidRPr="0058115E">
          <w:rPr>
            <w:rStyle w:val="ae"/>
            <w:rFonts w:ascii="Times New Roman" w:hAnsi="Times New Roman" w:cs="宋体"/>
            <w:noProof/>
            <w:sz w:val="24"/>
          </w:rPr>
          <w:t>6.2</w:t>
        </w:r>
        <w:r w:rsidR="006C09F7" w:rsidRPr="0058115E">
          <w:rPr>
            <w:rStyle w:val="ae"/>
            <w:rFonts w:ascii="Times New Roman" w:hAnsi="Times New Roman" w:hint="eastAsia"/>
            <w:noProof/>
            <w:sz w:val="24"/>
          </w:rPr>
          <w:t xml:space="preserve"> </w:t>
        </w:r>
        <w:r w:rsidR="006C09F7" w:rsidRPr="0058115E">
          <w:rPr>
            <w:rStyle w:val="ae"/>
            <w:rFonts w:ascii="Times New Roman" w:hAnsi="Times New Roman" w:hint="eastAsia"/>
            <w:noProof/>
            <w:sz w:val="24"/>
          </w:rPr>
          <w:t>系统界面设计</w:t>
        </w:r>
        <w:r w:rsidR="006C09F7" w:rsidRPr="0058115E">
          <w:rPr>
            <w:rFonts w:ascii="Times New Roman" w:hAnsi="Times New Roman"/>
            <w:noProof/>
            <w:webHidden/>
            <w:sz w:val="24"/>
          </w:rPr>
          <w:tab/>
        </w:r>
        <w:r w:rsidR="006C09F7" w:rsidRPr="0058115E">
          <w:rPr>
            <w:rFonts w:ascii="Times New Roman" w:hAnsi="Times New Roman"/>
            <w:noProof/>
            <w:webHidden/>
            <w:sz w:val="24"/>
          </w:rPr>
          <w:fldChar w:fldCharType="begin"/>
        </w:r>
        <w:r w:rsidR="006C09F7" w:rsidRPr="0058115E">
          <w:rPr>
            <w:rFonts w:ascii="Times New Roman" w:hAnsi="Times New Roman"/>
            <w:noProof/>
            <w:webHidden/>
            <w:sz w:val="24"/>
          </w:rPr>
          <w:instrText xml:space="preserve"> PAGEREF _Toc450785083 \h </w:instrText>
        </w:r>
        <w:r w:rsidR="006C09F7" w:rsidRPr="0058115E">
          <w:rPr>
            <w:rFonts w:ascii="Times New Roman" w:hAnsi="Times New Roman"/>
            <w:noProof/>
            <w:webHidden/>
            <w:sz w:val="24"/>
          </w:rPr>
        </w:r>
        <w:r w:rsidR="006C09F7" w:rsidRPr="0058115E">
          <w:rPr>
            <w:rFonts w:ascii="Times New Roman" w:hAnsi="Times New Roman"/>
            <w:noProof/>
            <w:webHidden/>
            <w:sz w:val="24"/>
          </w:rPr>
          <w:fldChar w:fldCharType="separate"/>
        </w:r>
        <w:r w:rsidR="006C09F7" w:rsidRPr="0058115E">
          <w:rPr>
            <w:rFonts w:ascii="Times New Roman" w:hAnsi="Times New Roman"/>
            <w:noProof/>
            <w:webHidden/>
            <w:sz w:val="24"/>
          </w:rPr>
          <w:t>23</w:t>
        </w:r>
        <w:r w:rsidR="006C09F7" w:rsidRPr="0058115E">
          <w:rPr>
            <w:rFonts w:ascii="Times New Roman" w:hAnsi="Times New Roman"/>
            <w:noProof/>
            <w:webHidden/>
            <w:sz w:val="24"/>
          </w:rPr>
          <w:fldChar w:fldCharType="end"/>
        </w:r>
      </w:hyperlink>
    </w:p>
    <w:p w:rsidR="006C09F7" w:rsidRPr="0058115E" w:rsidRDefault="00C91AAA" w:rsidP="006C09F7">
      <w:pPr>
        <w:pStyle w:val="35"/>
        <w:ind w:firstLineChars="0" w:firstLine="0"/>
        <w:rPr>
          <w:rFonts w:ascii="Times New Roman" w:hAnsi="Times New Roman" w:cstheme="minorBidi"/>
          <w:i w:val="0"/>
          <w:iCs w:val="0"/>
          <w:noProof/>
          <w:sz w:val="24"/>
          <w:szCs w:val="22"/>
        </w:rPr>
      </w:pPr>
      <w:hyperlink w:anchor="_Toc450785084" w:history="1">
        <w:r w:rsidR="006C09F7" w:rsidRPr="0058115E">
          <w:rPr>
            <w:rStyle w:val="ae"/>
            <w:rFonts w:ascii="Times New Roman" w:hAnsi="Times New Roman" w:cs="宋体"/>
            <w:i w:val="0"/>
            <w:noProof/>
            <w:sz w:val="24"/>
          </w:rPr>
          <w:t>6.2.1</w:t>
        </w:r>
        <w:r w:rsidR="006C09F7" w:rsidRPr="0058115E">
          <w:rPr>
            <w:rStyle w:val="ae"/>
            <w:rFonts w:ascii="Times New Roman" w:hAnsi="Times New Roman" w:hint="eastAsia"/>
            <w:i w:val="0"/>
            <w:noProof/>
            <w:sz w:val="24"/>
          </w:rPr>
          <w:t xml:space="preserve"> </w:t>
        </w:r>
        <w:r w:rsidR="006C09F7" w:rsidRPr="0058115E">
          <w:rPr>
            <w:rStyle w:val="ae"/>
            <w:rFonts w:ascii="Times New Roman" w:hAnsi="Times New Roman" w:hint="eastAsia"/>
            <w:i w:val="0"/>
            <w:noProof/>
            <w:sz w:val="24"/>
          </w:rPr>
          <w:t>客户端功能界面设计</w:t>
        </w:r>
        <w:r w:rsidR="006C09F7" w:rsidRPr="0058115E">
          <w:rPr>
            <w:rFonts w:ascii="Times New Roman" w:hAnsi="Times New Roman"/>
            <w:i w:val="0"/>
            <w:noProof/>
            <w:webHidden/>
            <w:sz w:val="24"/>
          </w:rPr>
          <w:tab/>
        </w:r>
        <w:r w:rsidR="006C09F7" w:rsidRPr="0058115E">
          <w:rPr>
            <w:rFonts w:ascii="Times New Roman" w:hAnsi="Times New Roman"/>
            <w:i w:val="0"/>
            <w:noProof/>
            <w:webHidden/>
            <w:sz w:val="24"/>
          </w:rPr>
          <w:fldChar w:fldCharType="begin"/>
        </w:r>
        <w:r w:rsidR="006C09F7" w:rsidRPr="0058115E">
          <w:rPr>
            <w:rFonts w:ascii="Times New Roman" w:hAnsi="Times New Roman"/>
            <w:i w:val="0"/>
            <w:noProof/>
            <w:webHidden/>
            <w:sz w:val="24"/>
          </w:rPr>
          <w:instrText xml:space="preserve"> PAGEREF _Toc450785084 \h </w:instrText>
        </w:r>
        <w:r w:rsidR="006C09F7" w:rsidRPr="0058115E">
          <w:rPr>
            <w:rFonts w:ascii="Times New Roman" w:hAnsi="Times New Roman"/>
            <w:i w:val="0"/>
            <w:noProof/>
            <w:webHidden/>
            <w:sz w:val="24"/>
          </w:rPr>
        </w:r>
        <w:r w:rsidR="006C09F7" w:rsidRPr="0058115E">
          <w:rPr>
            <w:rFonts w:ascii="Times New Roman" w:hAnsi="Times New Roman"/>
            <w:i w:val="0"/>
            <w:noProof/>
            <w:webHidden/>
            <w:sz w:val="24"/>
          </w:rPr>
          <w:fldChar w:fldCharType="separate"/>
        </w:r>
        <w:r w:rsidR="006C09F7" w:rsidRPr="0058115E">
          <w:rPr>
            <w:rFonts w:ascii="Times New Roman" w:hAnsi="Times New Roman"/>
            <w:i w:val="0"/>
            <w:noProof/>
            <w:webHidden/>
            <w:sz w:val="24"/>
          </w:rPr>
          <w:t>23</w:t>
        </w:r>
        <w:r w:rsidR="006C09F7" w:rsidRPr="0058115E">
          <w:rPr>
            <w:rFonts w:ascii="Times New Roman" w:hAnsi="Times New Roman"/>
            <w:i w:val="0"/>
            <w:noProof/>
            <w:webHidden/>
            <w:sz w:val="24"/>
          </w:rPr>
          <w:fldChar w:fldCharType="end"/>
        </w:r>
      </w:hyperlink>
    </w:p>
    <w:p w:rsidR="006C09F7" w:rsidRPr="0058115E" w:rsidRDefault="00C91AAA" w:rsidP="006C09F7">
      <w:pPr>
        <w:pStyle w:val="35"/>
        <w:ind w:firstLineChars="0" w:firstLine="0"/>
        <w:rPr>
          <w:rFonts w:ascii="Times New Roman" w:hAnsi="Times New Roman" w:cstheme="minorBidi"/>
          <w:i w:val="0"/>
          <w:iCs w:val="0"/>
          <w:noProof/>
          <w:sz w:val="24"/>
          <w:szCs w:val="22"/>
        </w:rPr>
      </w:pPr>
      <w:hyperlink w:anchor="_Toc450785085" w:history="1">
        <w:r w:rsidR="006C09F7" w:rsidRPr="0058115E">
          <w:rPr>
            <w:rStyle w:val="ae"/>
            <w:rFonts w:ascii="Times New Roman" w:hAnsi="Times New Roman" w:cs="宋体"/>
            <w:i w:val="0"/>
            <w:noProof/>
            <w:sz w:val="24"/>
          </w:rPr>
          <w:t>6.2.2</w:t>
        </w:r>
        <w:r w:rsidR="006C09F7" w:rsidRPr="0058115E">
          <w:rPr>
            <w:rStyle w:val="ae"/>
            <w:rFonts w:ascii="Times New Roman" w:hAnsi="Times New Roman" w:hint="eastAsia"/>
            <w:i w:val="0"/>
            <w:noProof/>
            <w:sz w:val="24"/>
          </w:rPr>
          <w:t xml:space="preserve"> </w:t>
        </w:r>
        <w:r w:rsidR="006C09F7" w:rsidRPr="0058115E">
          <w:rPr>
            <w:rStyle w:val="ae"/>
            <w:rFonts w:ascii="Times New Roman" w:hAnsi="Times New Roman" w:hint="eastAsia"/>
            <w:i w:val="0"/>
            <w:noProof/>
            <w:sz w:val="24"/>
          </w:rPr>
          <w:t>后台管理端界面设计</w:t>
        </w:r>
        <w:r w:rsidR="006C09F7" w:rsidRPr="0058115E">
          <w:rPr>
            <w:rFonts w:ascii="Times New Roman" w:hAnsi="Times New Roman"/>
            <w:i w:val="0"/>
            <w:noProof/>
            <w:webHidden/>
            <w:sz w:val="24"/>
          </w:rPr>
          <w:tab/>
        </w:r>
        <w:r w:rsidR="006C09F7" w:rsidRPr="0058115E">
          <w:rPr>
            <w:rFonts w:ascii="Times New Roman" w:hAnsi="Times New Roman"/>
            <w:i w:val="0"/>
            <w:noProof/>
            <w:webHidden/>
            <w:sz w:val="24"/>
          </w:rPr>
          <w:fldChar w:fldCharType="begin"/>
        </w:r>
        <w:r w:rsidR="006C09F7" w:rsidRPr="0058115E">
          <w:rPr>
            <w:rFonts w:ascii="Times New Roman" w:hAnsi="Times New Roman"/>
            <w:i w:val="0"/>
            <w:noProof/>
            <w:webHidden/>
            <w:sz w:val="24"/>
          </w:rPr>
          <w:instrText xml:space="preserve"> PAGEREF _Toc450785085 \h </w:instrText>
        </w:r>
        <w:r w:rsidR="006C09F7" w:rsidRPr="0058115E">
          <w:rPr>
            <w:rFonts w:ascii="Times New Roman" w:hAnsi="Times New Roman"/>
            <w:i w:val="0"/>
            <w:noProof/>
            <w:webHidden/>
            <w:sz w:val="24"/>
          </w:rPr>
        </w:r>
        <w:r w:rsidR="006C09F7" w:rsidRPr="0058115E">
          <w:rPr>
            <w:rFonts w:ascii="Times New Roman" w:hAnsi="Times New Roman"/>
            <w:i w:val="0"/>
            <w:noProof/>
            <w:webHidden/>
            <w:sz w:val="24"/>
          </w:rPr>
          <w:fldChar w:fldCharType="separate"/>
        </w:r>
        <w:r w:rsidR="006C09F7" w:rsidRPr="0058115E">
          <w:rPr>
            <w:rFonts w:ascii="Times New Roman" w:hAnsi="Times New Roman"/>
            <w:i w:val="0"/>
            <w:noProof/>
            <w:webHidden/>
            <w:sz w:val="24"/>
          </w:rPr>
          <w:t>26</w:t>
        </w:r>
        <w:r w:rsidR="006C09F7" w:rsidRPr="0058115E">
          <w:rPr>
            <w:rFonts w:ascii="Times New Roman" w:hAnsi="Times New Roman"/>
            <w:i w:val="0"/>
            <w:noProof/>
            <w:webHidden/>
            <w:sz w:val="24"/>
          </w:rPr>
          <w:fldChar w:fldCharType="end"/>
        </w:r>
      </w:hyperlink>
    </w:p>
    <w:p w:rsidR="006C09F7" w:rsidRPr="0058115E" w:rsidRDefault="00C91AAA" w:rsidP="006C09F7">
      <w:pPr>
        <w:pStyle w:val="11"/>
        <w:spacing w:before="0" w:after="0"/>
        <w:rPr>
          <w:rFonts w:ascii="Times New Roman" w:hAnsi="Times New Roman" w:cstheme="minorBidi"/>
          <w:bCs w:val="0"/>
          <w:caps w:val="0"/>
          <w:noProof/>
          <w:szCs w:val="22"/>
        </w:rPr>
      </w:pPr>
      <w:hyperlink w:anchor="_Toc450785086" w:history="1">
        <w:r w:rsidR="006C09F7" w:rsidRPr="0058115E">
          <w:rPr>
            <w:rStyle w:val="ae"/>
            <w:rFonts w:ascii="Times New Roman" w:hAnsi="Times New Roman" w:cs="宋体"/>
            <w:noProof/>
          </w:rPr>
          <w:t>7</w:t>
        </w:r>
        <w:r w:rsidR="006C09F7" w:rsidRPr="0058115E">
          <w:rPr>
            <w:rStyle w:val="ae"/>
            <w:rFonts w:ascii="Times New Roman" w:hAnsi="Times New Roman" w:hint="eastAsia"/>
            <w:noProof/>
          </w:rPr>
          <w:t xml:space="preserve"> </w:t>
        </w:r>
        <w:r w:rsidR="006C09F7" w:rsidRPr="0058115E">
          <w:rPr>
            <w:rStyle w:val="ae"/>
            <w:rFonts w:ascii="Times New Roman" w:hAnsi="Times New Roman" w:hint="eastAsia"/>
            <w:noProof/>
          </w:rPr>
          <w:t>系统总结</w:t>
        </w:r>
        <w:r w:rsidR="006C09F7" w:rsidRPr="0058115E">
          <w:rPr>
            <w:rFonts w:ascii="Times New Roman" w:hAnsi="Times New Roman"/>
            <w:noProof/>
            <w:webHidden/>
          </w:rPr>
          <w:tab/>
        </w:r>
        <w:r w:rsidR="006C09F7" w:rsidRPr="0058115E">
          <w:rPr>
            <w:rFonts w:ascii="Times New Roman" w:hAnsi="Times New Roman"/>
            <w:noProof/>
            <w:webHidden/>
          </w:rPr>
          <w:fldChar w:fldCharType="begin"/>
        </w:r>
        <w:r w:rsidR="006C09F7" w:rsidRPr="0058115E">
          <w:rPr>
            <w:rFonts w:ascii="Times New Roman" w:hAnsi="Times New Roman"/>
            <w:noProof/>
            <w:webHidden/>
          </w:rPr>
          <w:instrText xml:space="preserve"> PAGEREF _Toc450785086 \h </w:instrText>
        </w:r>
        <w:r w:rsidR="006C09F7" w:rsidRPr="0058115E">
          <w:rPr>
            <w:rFonts w:ascii="Times New Roman" w:hAnsi="Times New Roman"/>
            <w:noProof/>
            <w:webHidden/>
          </w:rPr>
        </w:r>
        <w:r w:rsidR="006C09F7" w:rsidRPr="0058115E">
          <w:rPr>
            <w:rFonts w:ascii="Times New Roman" w:hAnsi="Times New Roman"/>
            <w:noProof/>
            <w:webHidden/>
          </w:rPr>
          <w:fldChar w:fldCharType="separate"/>
        </w:r>
        <w:r w:rsidR="006C09F7" w:rsidRPr="0058115E">
          <w:rPr>
            <w:rFonts w:ascii="Times New Roman" w:hAnsi="Times New Roman"/>
            <w:noProof/>
            <w:webHidden/>
          </w:rPr>
          <w:t>30</w:t>
        </w:r>
        <w:r w:rsidR="006C09F7" w:rsidRPr="0058115E">
          <w:rPr>
            <w:rFonts w:ascii="Times New Roman" w:hAnsi="Times New Roman"/>
            <w:noProof/>
            <w:webHidden/>
          </w:rPr>
          <w:fldChar w:fldCharType="end"/>
        </w:r>
      </w:hyperlink>
    </w:p>
    <w:p w:rsidR="006C09F7" w:rsidRPr="0058115E" w:rsidRDefault="00C91AAA" w:rsidP="006C09F7">
      <w:pPr>
        <w:pStyle w:val="11"/>
        <w:spacing w:before="0" w:after="0"/>
        <w:rPr>
          <w:rFonts w:ascii="Times New Roman" w:hAnsi="Times New Roman" w:cstheme="minorBidi"/>
          <w:bCs w:val="0"/>
          <w:caps w:val="0"/>
          <w:noProof/>
          <w:szCs w:val="22"/>
        </w:rPr>
      </w:pPr>
      <w:hyperlink w:anchor="_Toc450785087" w:history="1">
        <w:r w:rsidR="006C09F7" w:rsidRPr="0058115E">
          <w:rPr>
            <w:rStyle w:val="ae"/>
            <w:rFonts w:ascii="Times New Roman" w:hAnsi="Times New Roman" w:hint="eastAsia"/>
            <w:noProof/>
          </w:rPr>
          <w:t>参考文献</w:t>
        </w:r>
        <w:r w:rsidR="006C09F7" w:rsidRPr="0058115E">
          <w:rPr>
            <w:rFonts w:ascii="Times New Roman" w:hAnsi="Times New Roman"/>
            <w:noProof/>
            <w:webHidden/>
          </w:rPr>
          <w:tab/>
        </w:r>
        <w:r w:rsidR="006C09F7" w:rsidRPr="0058115E">
          <w:rPr>
            <w:rFonts w:ascii="Times New Roman" w:hAnsi="Times New Roman"/>
            <w:noProof/>
            <w:webHidden/>
          </w:rPr>
          <w:fldChar w:fldCharType="begin"/>
        </w:r>
        <w:r w:rsidR="006C09F7" w:rsidRPr="0058115E">
          <w:rPr>
            <w:rFonts w:ascii="Times New Roman" w:hAnsi="Times New Roman"/>
            <w:noProof/>
            <w:webHidden/>
          </w:rPr>
          <w:instrText xml:space="preserve"> PAGEREF _Toc450785087 \h </w:instrText>
        </w:r>
        <w:r w:rsidR="006C09F7" w:rsidRPr="0058115E">
          <w:rPr>
            <w:rFonts w:ascii="Times New Roman" w:hAnsi="Times New Roman"/>
            <w:noProof/>
            <w:webHidden/>
          </w:rPr>
        </w:r>
        <w:r w:rsidR="006C09F7" w:rsidRPr="0058115E">
          <w:rPr>
            <w:rFonts w:ascii="Times New Roman" w:hAnsi="Times New Roman"/>
            <w:noProof/>
            <w:webHidden/>
          </w:rPr>
          <w:fldChar w:fldCharType="separate"/>
        </w:r>
        <w:r w:rsidR="006C09F7" w:rsidRPr="0058115E">
          <w:rPr>
            <w:rFonts w:ascii="Times New Roman" w:hAnsi="Times New Roman"/>
            <w:noProof/>
            <w:webHidden/>
          </w:rPr>
          <w:t>31</w:t>
        </w:r>
        <w:r w:rsidR="006C09F7" w:rsidRPr="0058115E">
          <w:rPr>
            <w:rFonts w:ascii="Times New Roman" w:hAnsi="Times New Roman"/>
            <w:noProof/>
            <w:webHidden/>
          </w:rPr>
          <w:fldChar w:fldCharType="end"/>
        </w:r>
      </w:hyperlink>
    </w:p>
    <w:p w:rsidR="006C09F7" w:rsidRPr="0058115E" w:rsidRDefault="00C91AAA" w:rsidP="006C09F7">
      <w:pPr>
        <w:pStyle w:val="11"/>
        <w:spacing w:before="0" w:after="0"/>
        <w:rPr>
          <w:rFonts w:ascii="Times New Roman" w:hAnsi="Times New Roman" w:cstheme="minorBidi"/>
          <w:bCs w:val="0"/>
          <w:caps w:val="0"/>
          <w:noProof/>
          <w:szCs w:val="22"/>
        </w:rPr>
      </w:pPr>
      <w:hyperlink w:anchor="_Toc450785088" w:history="1">
        <w:r w:rsidR="0058115E" w:rsidRPr="00FA3A37">
          <w:rPr>
            <w:rFonts w:ascii="Times New Roman" w:hAnsi="Times New Roman" w:hint="eastAsia"/>
            <w:szCs w:val="24"/>
          </w:rPr>
          <w:t>英文摘要</w:t>
        </w:r>
        <w:r w:rsidR="006C09F7" w:rsidRPr="0058115E">
          <w:rPr>
            <w:rFonts w:ascii="Times New Roman" w:hAnsi="Times New Roman"/>
            <w:noProof/>
            <w:webHidden/>
          </w:rPr>
          <w:tab/>
        </w:r>
        <w:r w:rsidR="006C09F7" w:rsidRPr="0058115E">
          <w:rPr>
            <w:rFonts w:ascii="Times New Roman" w:hAnsi="Times New Roman"/>
            <w:noProof/>
            <w:webHidden/>
          </w:rPr>
          <w:fldChar w:fldCharType="begin"/>
        </w:r>
        <w:r w:rsidR="006C09F7" w:rsidRPr="0058115E">
          <w:rPr>
            <w:rFonts w:ascii="Times New Roman" w:hAnsi="Times New Roman"/>
            <w:noProof/>
            <w:webHidden/>
          </w:rPr>
          <w:instrText xml:space="preserve"> PAGEREF _Toc450785088 \h </w:instrText>
        </w:r>
        <w:r w:rsidR="006C09F7" w:rsidRPr="0058115E">
          <w:rPr>
            <w:rFonts w:ascii="Times New Roman" w:hAnsi="Times New Roman"/>
            <w:noProof/>
            <w:webHidden/>
          </w:rPr>
        </w:r>
        <w:r w:rsidR="006C09F7" w:rsidRPr="0058115E">
          <w:rPr>
            <w:rFonts w:ascii="Times New Roman" w:hAnsi="Times New Roman"/>
            <w:noProof/>
            <w:webHidden/>
          </w:rPr>
          <w:fldChar w:fldCharType="separate"/>
        </w:r>
        <w:r w:rsidR="006C09F7" w:rsidRPr="0058115E">
          <w:rPr>
            <w:rFonts w:ascii="Times New Roman" w:hAnsi="Times New Roman"/>
            <w:noProof/>
            <w:webHidden/>
          </w:rPr>
          <w:t>32</w:t>
        </w:r>
        <w:r w:rsidR="006C09F7" w:rsidRPr="0058115E">
          <w:rPr>
            <w:rFonts w:ascii="Times New Roman" w:hAnsi="Times New Roman"/>
            <w:noProof/>
            <w:webHidden/>
          </w:rPr>
          <w:fldChar w:fldCharType="end"/>
        </w:r>
      </w:hyperlink>
    </w:p>
    <w:p w:rsidR="006C09F7" w:rsidRPr="0058115E" w:rsidRDefault="00C91AAA" w:rsidP="006C09F7">
      <w:pPr>
        <w:pStyle w:val="11"/>
        <w:spacing w:before="0" w:after="0"/>
        <w:rPr>
          <w:rFonts w:ascii="Times New Roman" w:hAnsi="Times New Roman" w:cstheme="minorBidi"/>
          <w:bCs w:val="0"/>
          <w:caps w:val="0"/>
          <w:noProof/>
          <w:szCs w:val="22"/>
        </w:rPr>
      </w:pPr>
      <w:hyperlink w:anchor="_Toc450785089" w:history="1">
        <w:r w:rsidR="0058115E">
          <w:rPr>
            <w:rStyle w:val="ae"/>
            <w:rFonts w:ascii="Times New Roman" w:hAnsi="Times New Roman" w:hint="eastAsia"/>
            <w:noProof/>
          </w:rPr>
          <w:t>致</w:t>
        </w:r>
        <w:r w:rsidR="006C09F7" w:rsidRPr="0058115E">
          <w:rPr>
            <w:rStyle w:val="ae"/>
            <w:rFonts w:ascii="Times New Roman" w:hAnsi="Times New Roman" w:hint="eastAsia"/>
            <w:noProof/>
          </w:rPr>
          <w:t>谢</w:t>
        </w:r>
        <w:r w:rsidR="006C09F7" w:rsidRPr="0058115E">
          <w:rPr>
            <w:rFonts w:ascii="Times New Roman" w:hAnsi="Times New Roman"/>
            <w:noProof/>
            <w:webHidden/>
          </w:rPr>
          <w:tab/>
        </w:r>
        <w:r w:rsidR="006C09F7" w:rsidRPr="0058115E">
          <w:rPr>
            <w:rFonts w:ascii="Times New Roman" w:hAnsi="Times New Roman"/>
            <w:noProof/>
            <w:webHidden/>
          </w:rPr>
          <w:fldChar w:fldCharType="begin"/>
        </w:r>
        <w:r w:rsidR="006C09F7" w:rsidRPr="0058115E">
          <w:rPr>
            <w:rFonts w:ascii="Times New Roman" w:hAnsi="Times New Roman"/>
            <w:noProof/>
            <w:webHidden/>
          </w:rPr>
          <w:instrText xml:space="preserve"> PAGEREF _Toc450785089 \h </w:instrText>
        </w:r>
        <w:r w:rsidR="006C09F7" w:rsidRPr="0058115E">
          <w:rPr>
            <w:rFonts w:ascii="Times New Roman" w:hAnsi="Times New Roman"/>
            <w:noProof/>
            <w:webHidden/>
          </w:rPr>
        </w:r>
        <w:r w:rsidR="006C09F7" w:rsidRPr="0058115E">
          <w:rPr>
            <w:rFonts w:ascii="Times New Roman" w:hAnsi="Times New Roman"/>
            <w:noProof/>
            <w:webHidden/>
          </w:rPr>
          <w:fldChar w:fldCharType="separate"/>
        </w:r>
        <w:r w:rsidR="006C09F7" w:rsidRPr="0058115E">
          <w:rPr>
            <w:rFonts w:ascii="Times New Roman" w:hAnsi="Times New Roman"/>
            <w:noProof/>
            <w:webHidden/>
          </w:rPr>
          <w:t>33</w:t>
        </w:r>
        <w:r w:rsidR="006C09F7" w:rsidRPr="0058115E">
          <w:rPr>
            <w:rFonts w:ascii="Times New Roman" w:hAnsi="Times New Roman"/>
            <w:noProof/>
            <w:webHidden/>
          </w:rPr>
          <w:fldChar w:fldCharType="end"/>
        </w:r>
      </w:hyperlink>
    </w:p>
    <w:p w:rsidR="006C09F7" w:rsidRPr="0058115E" w:rsidRDefault="00C91AAA" w:rsidP="006C09F7">
      <w:pPr>
        <w:pStyle w:val="11"/>
        <w:spacing w:before="0" w:after="0"/>
        <w:rPr>
          <w:rFonts w:ascii="Times New Roman" w:hAnsi="Times New Roman" w:cstheme="minorBidi"/>
          <w:bCs w:val="0"/>
          <w:caps w:val="0"/>
          <w:noProof/>
          <w:szCs w:val="22"/>
        </w:rPr>
      </w:pPr>
      <w:hyperlink w:anchor="_Toc450785090" w:history="1">
        <w:r w:rsidR="006C09F7" w:rsidRPr="0058115E">
          <w:rPr>
            <w:rStyle w:val="ae"/>
            <w:rFonts w:ascii="Times New Roman" w:hAnsi="Times New Roman" w:hint="eastAsia"/>
            <w:noProof/>
          </w:rPr>
          <w:t>仲恺农业工程学院毕业论文</w:t>
        </w:r>
        <w:r w:rsidR="006C09F7" w:rsidRPr="0058115E">
          <w:rPr>
            <w:rStyle w:val="ae"/>
            <w:rFonts w:ascii="Times New Roman" w:hAnsi="Times New Roman"/>
            <w:noProof/>
          </w:rPr>
          <w:t>(</w:t>
        </w:r>
        <w:r w:rsidR="006C09F7" w:rsidRPr="0058115E">
          <w:rPr>
            <w:rStyle w:val="ae"/>
            <w:rFonts w:ascii="Times New Roman" w:hAnsi="Times New Roman" w:hint="eastAsia"/>
            <w:noProof/>
          </w:rPr>
          <w:t>设计</w:t>
        </w:r>
        <w:r w:rsidR="006C09F7" w:rsidRPr="0058115E">
          <w:rPr>
            <w:rStyle w:val="ae"/>
            <w:rFonts w:ascii="Times New Roman" w:hAnsi="Times New Roman"/>
            <w:noProof/>
          </w:rPr>
          <w:t>)</w:t>
        </w:r>
        <w:r w:rsidR="006C09F7" w:rsidRPr="0058115E">
          <w:rPr>
            <w:rStyle w:val="ae"/>
            <w:rFonts w:ascii="Times New Roman" w:hAnsi="Times New Roman" w:hint="eastAsia"/>
            <w:noProof/>
          </w:rPr>
          <w:t>成绩评定表</w:t>
        </w:r>
        <w:r w:rsidR="006C09F7" w:rsidRPr="0058115E">
          <w:rPr>
            <w:rFonts w:ascii="Times New Roman" w:hAnsi="Times New Roman"/>
            <w:noProof/>
            <w:webHidden/>
          </w:rPr>
          <w:tab/>
        </w:r>
        <w:r w:rsidR="006C09F7" w:rsidRPr="0058115E">
          <w:rPr>
            <w:rFonts w:ascii="Times New Roman" w:hAnsi="Times New Roman"/>
            <w:noProof/>
            <w:webHidden/>
          </w:rPr>
          <w:fldChar w:fldCharType="begin"/>
        </w:r>
        <w:r w:rsidR="006C09F7" w:rsidRPr="0058115E">
          <w:rPr>
            <w:rFonts w:ascii="Times New Roman" w:hAnsi="Times New Roman"/>
            <w:noProof/>
            <w:webHidden/>
          </w:rPr>
          <w:instrText xml:space="preserve"> PAGEREF _Toc450785090 \h </w:instrText>
        </w:r>
        <w:r w:rsidR="006C09F7" w:rsidRPr="0058115E">
          <w:rPr>
            <w:rFonts w:ascii="Times New Roman" w:hAnsi="Times New Roman"/>
            <w:noProof/>
            <w:webHidden/>
          </w:rPr>
        </w:r>
        <w:r w:rsidR="006C09F7" w:rsidRPr="0058115E">
          <w:rPr>
            <w:rFonts w:ascii="Times New Roman" w:hAnsi="Times New Roman"/>
            <w:noProof/>
            <w:webHidden/>
          </w:rPr>
          <w:fldChar w:fldCharType="separate"/>
        </w:r>
        <w:r w:rsidR="006C09F7" w:rsidRPr="0058115E">
          <w:rPr>
            <w:rFonts w:ascii="Times New Roman" w:hAnsi="Times New Roman"/>
            <w:noProof/>
            <w:webHidden/>
          </w:rPr>
          <w:t>34</w:t>
        </w:r>
        <w:r w:rsidR="006C09F7" w:rsidRPr="0058115E">
          <w:rPr>
            <w:rFonts w:ascii="Times New Roman" w:hAnsi="Times New Roman"/>
            <w:noProof/>
            <w:webHidden/>
          </w:rPr>
          <w:fldChar w:fldCharType="end"/>
        </w:r>
      </w:hyperlink>
    </w:p>
    <w:p w:rsidR="00F428C6" w:rsidRPr="0058115E" w:rsidRDefault="00F428C6">
      <w:pPr>
        <w:pStyle w:val="11"/>
        <w:spacing w:before="0" w:after="0"/>
        <w:rPr>
          <w:rFonts w:ascii="Times New Roman" w:hAnsi="Times New Roman"/>
        </w:rPr>
      </w:pPr>
      <w:r w:rsidRPr="0058115E">
        <w:rPr>
          <w:rFonts w:ascii="Times New Roman" w:hAnsi="Times New Roman"/>
          <w:szCs w:val="28"/>
        </w:rPr>
        <w:fldChar w:fldCharType="end"/>
      </w:r>
    </w:p>
    <w:p w:rsidR="00F428C6" w:rsidRPr="0058115E" w:rsidRDefault="00F428C6">
      <w:pPr>
        <w:ind w:firstLine="480"/>
        <w:rPr>
          <w:rFonts w:ascii="Times New Roman" w:hAnsi="Times New Roman"/>
        </w:rPr>
      </w:pPr>
    </w:p>
    <w:p w:rsidR="00F428C6" w:rsidRPr="0058115E" w:rsidRDefault="00F428C6">
      <w:pPr>
        <w:ind w:firstLineChars="0" w:firstLine="0"/>
        <w:rPr>
          <w:rFonts w:ascii="Times New Roman" w:hAnsi="Times New Roman"/>
        </w:rPr>
        <w:sectPr w:rsidR="00F428C6" w:rsidRPr="0058115E" w:rsidSect="00A63511">
          <w:footerReference w:type="default" r:id="rId14"/>
          <w:pgSz w:w="11906" w:h="16838"/>
          <w:pgMar w:top="1361" w:right="1361" w:bottom="1361" w:left="1361" w:header="851" w:footer="737" w:gutter="0"/>
          <w:pgNumType w:fmt="upperRoman" w:start="1"/>
          <w:cols w:space="720"/>
          <w:docGrid w:type="linesAndChars" w:linePitch="326"/>
        </w:sectPr>
      </w:pPr>
    </w:p>
    <w:p w:rsidR="00F428C6" w:rsidRPr="0058115E" w:rsidRDefault="00F428C6" w:rsidP="00311668">
      <w:pPr>
        <w:pStyle w:val="1"/>
        <w:ind w:left="0"/>
        <w:rPr>
          <w:rFonts w:ascii="Times New Roman" w:eastAsia="宋体" w:hAnsi="Times New Roman"/>
        </w:rPr>
      </w:pPr>
      <w:bookmarkStart w:id="14" w:name="_Toc292876424"/>
      <w:bookmarkStart w:id="15" w:name="_Toc383862593"/>
      <w:bookmarkStart w:id="16" w:name="_Toc383864660"/>
      <w:bookmarkStart w:id="17" w:name="_Toc383865185"/>
      <w:bookmarkStart w:id="18" w:name="_Toc385599504"/>
      <w:bookmarkStart w:id="19" w:name="_Toc448606842"/>
      <w:bookmarkStart w:id="20" w:name="_Toc448607138"/>
      <w:bookmarkStart w:id="21" w:name="_Toc448828500"/>
      <w:bookmarkStart w:id="22" w:name="_Toc450785044"/>
      <w:r w:rsidRPr="0058115E">
        <w:rPr>
          <w:rFonts w:ascii="Times New Roman" w:eastAsia="宋体" w:hAnsi="Times New Roman" w:hint="eastAsia"/>
        </w:rPr>
        <w:lastRenderedPageBreak/>
        <w:t>前言</w:t>
      </w:r>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F428C6" w:rsidRPr="0058115E" w:rsidRDefault="00F428C6" w:rsidP="00311668">
      <w:pPr>
        <w:pStyle w:val="2"/>
        <w:ind w:left="0"/>
        <w:rPr>
          <w:rFonts w:ascii="Times New Roman" w:eastAsia="宋体" w:hAnsi="Times New Roman"/>
          <w:sz w:val="24"/>
          <w:szCs w:val="24"/>
        </w:rPr>
      </w:pPr>
      <w:bookmarkStart w:id="23" w:name="_Toc383862594"/>
      <w:bookmarkStart w:id="24" w:name="_Toc383864661"/>
      <w:bookmarkStart w:id="25" w:name="_Toc383865186"/>
      <w:bookmarkStart w:id="26" w:name="_Toc385599505"/>
      <w:bookmarkStart w:id="27" w:name="_Toc448606843"/>
      <w:bookmarkStart w:id="28" w:name="_Toc448607139"/>
      <w:bookmarkStart w:id="29" w:name="_Toc448828501"/>
      <w:bookmarkStart w:id="30" w:name="_Toc450785045"/>
      <w:r w:rsidRPr="0058115E">
        <w:rPr>
          <w:rFonts w:ascii="Times New Roman" w:eastAsia="宋体" w:hAnsi="Times New Roman" w:hint="eastAsia"/>
          <w:sz w:val="24"/>
          <w:szCs w:val="24"/>
        </w:rPr>
        <w:t>研究背景</w:t>
      </w:r>
      <w:bookmarkEnd w:id="23"/>
      <w:bookmarkEnd w:id="24"/>
      <w:bookmarkEnd w:id="25"/>
      <w:bookmarkEnd w:id="26"/>
      <w:bookmarkEnd w:id="27"/>
      <w:bookmarkEnd w:id="28"/>
      <w:bookmarkEnd w:id="29"/>
      <w:bookmarkEnd w:id="30"/>
    </w:p>
    <w:p w:rsidR="00F428C6" w:rsidRPr="0058115E" w:rsidRDefault="00F428C6">
      <w:pPr>
        <w:autoSpaceDE w:val="0"/>
        <w:autoSpaceDN w:val="0"/>
        <w:adjustRightInd w:val="0"/>
        <w:ind w:firstLine="480"/>
        <w:jc w:val="left"/>
        <w:rPr>
          <w:rFonts w:ascii="Times New Roman" w:hAnsi="Times New Roman"/>
          <w:kern w:val="0"/>
        </w:rPr>
      </w:pPr>
      <w:r w:rsidRPr="0058115E">
        <w:rPr>
          <w:rFonts w:ascii="Times New Roman" w:hAnsi="Times New Roman"/>
          <w:kern w:val="0"/>
        </w:rPr>
        <w:t>随着我国经济快速发展，人们的出行活动越来越频繁，对行业服务的快捷、便利等要求也越来越高。近年随着城市化的进程，联网售票开始全面铺开，客户可以从同一城市的任一客运站购买其他客运站的客票，甚至一个片区内，客户已经可以实现异地购票；但是上述购票行为依然脱离不了现场窗口购票的繁琐，并且对于客运公司而言，由于购票不需要客户身份信息，因此无法积累客户资源，进而无法对优质客户开展深度的开发。</w:t>
      </w:r>
    </w:p>
    <w:p w:rsidR="00F428C6" w:rsidRPr="0058115E" w:rsidRDefault="00F428C6">
      <w:pPr>
        <w:autoSpaceDE w:val="0"/>
        <w:autoSpaceDN w:val="0"/>
        <w:adjustRightInd w:val="0"/>
        <w:ind w:firstLine="480"/>
        <w:jc w:val="left"/>
        <w:rPr>
          <w:rFonts w:ascii="Times New Roman" w:hAnsi="Times New Roman"/>
          <w:kern w:val="0"/>
        </w:rPr>
      </w:pPr>
      <w:r w:rsidRPr="0058115E">
        <w:rPr>
          <w:rFonts w:ascii="Times New Roman" w:hAnsi="Times New Roman"/>
          <w:kern w:val="0"/>
        </w:rPr>
        <w:t>近年来电子商务的得到了蓬勃的发展，消费者足不出户即可实现消费品的购买，基本避免了现场购买出现的繁琐的短途交通周转、无聊的排队等待、缺货而导致的购买失败以及携带现金风险等问题，得到了消费者</w:t>
      </w:r>
      <w:r w:rsidRPr="0058115E">
        <w:rPr>
          <w:rFonts w:ascii="Times New Roman" w:hAnsi="Times New Roman" w:hint="eastAsia"/>
          <w:kern w:val="0"/>
        </w:rPr>
        <w:t>青睐</w:t>
      </w:r>
      <w:r w:rsidRPr="0058115E">
        <w:rPr>
          <w:rFonts w:ascii="Times New Roman" w:hAnsi="Times New Roman"/>
          <w:kern w:val="0"/>
        </w:rPr>
        <w:t>。汽车客运售票业务与电子商务相结合，便于整合客票资源，增加汽车客运票务售票手；便于及时发布票源信息，让客户实时了解班次信息，便于积累客户信息，开展深度的有针对性的服务；便于提升客运企业形象，增强市场竞争能力。目前国内多个省市已经发布了网上售票系统。</w:t>
      </w:r>
    </w:p>
    <w:p w:rsidR="00F428C6" w:rsidRPr="0058115E" w:rsidRDefault="00F428C6">
      <w:pPr>
        <w:autoSpaceDE w:val="0"/>
        <w:autoSpaceDN w:val="0"/>
        <w:adjustRightInd w:val="0"/>
        <w:ind w:firstLine="480"/>
        <w:jc w:val="left"/>
        <w:rPr>
          <w:rFonts w:ascii="Times New Roman" w:hAnsi="Times New Roman"/>
        </w:rPr>
      </w:pPr>
      <w:r w:rsidRPr="0058115E">
        <w:rPr>
          <w:rFonts w:ascii="Times New Roman" w:hAnsi="Times New Roman"/>
          <w:kern w:val="0"/>
        </w:rPr>
        <w:t>在此背景之下，根据</w:t>
      </w:r>
      <w:r w:rsidRPr="0058115E">
        <w:rPr>
          <w:rFonts w:ascii="Times New Roman" w:hAnsi="Times New Roman" w:hint="eastAsia"/>
          <w:kern w:val="0"/>
        </w:rPr>
        <w:t>社会上交通信息化建设的发展趋势与民众对电子购票的渴望的便利的特点</w:t>
      </w:r>
      <w:r w:rsidRPr="0058115E">
        <w:rPr>
          <w:rFonts w:ascii="Times New Roman" w:hAnsi="Times New Roman"/>
          <w:kern w:val="0"/>
        </w:rPr>
        <w:t>，</w:t>
      </w:r>
      <w:r w:rsidRPr="0058115E">
        <w:rPr>
          <w:rFonts w:ascii="Times New Roman" w:hAnsi="Times New Roman" w:hint="eastAsia"/>
          <w:kern w:val="0"/>
        </w:rPr>
        <w:t>以开发公路售票系统</w:t>
      </w:r>
      <w:r w:rsidRPr="0058115E">
        <w:rPr>
          <w:rFonts w:ascii="Times New Roman" w:hAnsi="Times New Roman"/>
          <w:kern w:val="0"/>
        </w:rPr>
        <w:t>，</w:t>
      </w:r>
      <w:r w:rsidRPr="0058115E">
        <w:rPr>
          <w:rFonts w:ascii="Times New Roman" w:hAnsi="Times New Roman" w:hint="eastAsia"/>
          <w:kern w:val="0"/>
        </w:rPr>
        <w:t>开发后</w:t>
      </w:r>
      <w:r w:rsidRPr="0058115E">
        <w:rPr>
          <w:rFonts w:ascii="Times New Roman" w:hAnsi="Times New Roman"/>
          <w:kern w:val="0"/>
        </w:rPr>
        <w:t>通过采用</w:t>
      </w:r>
      <w:r w:rsidRPr="0058115E">
        <w:rPr>
          <w:rFonts w:ascii="Times New Roman" w:hAnsi="Times New Roman"/>
          <w:kern w:val="0"/>
        </w:rPr>
        <w:t>“</w:t>
      </w:r>
      <w:r w:rsidRPr="0058115E">
        <w:rPr>
          <w:rFonts w:ascii="Times New Roman" w:hAnsi="Times New Roman"/>
          <w:kern w:val="0"/>
        </w:rPr>
        <w:t>个别试点、全面推广</w:t>
      </w:r>
      <w:r w:rsidRPr="0058115E">
        <w:rPr>
          <w:rFonts w:ascii="Times New Roman" w:hAnsi="Times New Roman"/>
          <w:kern w:val="0"/>
        </w:rPr>
        <w:t>”</w:t>
      </w:r>
      <w:r w:rsidRPr="0058115E">
        <w:rPr>
          <w:rFonts w:ascii="Times New Roman" w:hAnsi="Times New Roman"/>
          <w:kern w:val="0"/>
        </w:rPr>
        <w:t>的思路开展建设。以建设票务电子商务服务平台为试点，充分采集、分析客户消费行为规律，为优质客户提供差异化的服务；并</w:t>
      </w:r>
      <w:r w:rsidRPr="0058115E">
        <w:rPr>
          <w:rFonts w:ascii="Times New Roman" w:hAnsi="Times New Roman" w:hint="eastAsia"/>
          <w:kern w:val="0"/>
        </w:rPr>
        <w:t>分析</w:t>
      </w:r>
      <w:r w:rsidRPr="0058115E">
        <w:rPr>
          <w:rFonts w:ascii="Times New Roman" w:hAnsi="Times New Roman"/>
          <w:kern w:val="0"/>
        </w:rPr>
        <w:t>各汽运</w:t>
      </w:r>
      <w:r w:rsidRPr="0058115E">
        <w:rPr>
          <w:rFonts w:ascii="Times New Roman" w:hAnsi="Times New Roman" w:hint="eastAsia"/>
          <w:kern w:val="0"/>
        </w:rPr>
        <w:t>站</w:t>
      </w:r>
      <w:r w:rsidRPr="0058115E">
        <w:rPr>
          <w:rFonts w:ascii="Times New Roman" w:hAnsi="Times New Roman"/>
          <w:kern w:val="0"/>
        </w:rPr>
        <w:t>票源信息，并共享客户资源，为用户提供统一的售票平台，进而提升</w:t>
      </w:r>
      <w:r w:rsidRPr="0058115E">
        <w:rPr>
          <w:rFonts w:ascii="Times New Roman" w:hAnsi="Times New Roman" w:hint="eastAsia"/>
          <w:kern w:val="0"/>
        </w:rPr>
        <w:t>该系统</w:t>
      </w:r>
      <w:r w:rsidRPr="0058115E">
        <w:rPr>
          <w:rFonts w:ascii="Times New Roman" w:hAnsi="Times New Roman"/>
          <w:kern w:val="0"/>
        </w:rPr>
        <w:t>的服务形象，提高运营竞争能力。</w:t>
      </w:r>
    </w:p>
    <w:p w:rsidR="00F428C6" w:rsidRPr="0058115E" w:rsidRDefault="00F428C6" w:rsidP="00311668">
      <w:pPr>
        <w:pStyle w:val="2"/>
        <w:tabs>
          <w:tab w:val="left" w:pos="425"/>
        </w:tabs>
        <w:ind w:left="0"/>
        <w:rPr>
          <w:rFonts w:ascii="Times New Roman" w:eastAsia="宋体" w:hAnsi="Times New Roman"/>
          <w:sz w:val="24"/>
          <w:szCs w:val="24"/>
        </w:rPr>
      </w:pPr>
      <w:bookmarkStart w:id="31" w:name="_Toc385599506"/>
      <w:bookmarkStart w:id="32" w:name="_Toc448606844"/>
      <w:bookmarkStart w:id="33" w:name="_Toc448607140"/>
      <w:bookmarkStart w:id="34" w:name="_Toc448828502"/>
      <w:bookmarkStart w:id="35" w:name="_Toc450785046"/>
      <w:r w:rsidRPr="0058115E">
        <w:rPr>
          <w:rFonts w:ascii="Times New Roman" w:eastAsia="宋体" w:hAnsi="Times New Roman" w:hint="eastAsia"/>
          <w:sz w:val="24"/>
          <w:szCs w:val="24"/>
        </w:rPr>
        <w:t>研究现状</w:t>
      </w:r>
      <w:bookmarkEnd w:id="31"/>
      <w:bookmarkEnd w:id="32"/>
      <w:bookmarkEnd w:id="33"/>
      <w:bookmarkEnd w:id="34"/>
      <w:bookmarkEnd w:id="35"/>
    </w:p>
    <w:p w:rsidR="00F428C6" w:rsidRPr="0058115E" w:rsidRDefault="00F428C6">
      <w:pPr>
        <w:pStyle w:val="afa"/>
        <w:ind w:firstLine="480"/>
        <w:jc w:val="left"/>
        <w:rPr>
          <w:rFonts w:ascii="Times New Roman" w:hAnsi="Times New Roman"/>
        </w:rPr>
      </w:pPr>
      <w:bookmarkStart w:id="36" w:name="_Toc383862596"/>
      <w:bookmarkStart w:id="37" w:name="_Toc383864663"/>
      <w:bookmarkStart w:id="38" w:name="_Toc383865188"/>
      <w:bookmarkStart w:id="39" w:name="_Toc385599507"/>
      <w:r w:rsidRPr="0058115E">
        <w:rPr>
          <w:rFonts w:ascii="Times New Roman" w:hAnsi="Times New Roman"/>
        </w:rPr>
        <w:t>20</w:t>
      </w:r>
      <w:r w:rsidRPr="0058115E">
        <w:rPr>
          <w:rFonts w:ascii="Times New Roman" w:hAnsi="Times New Roman"/>
        </w:rPr>
        <w:t>世纪</w:t>
      </w:r>
      <w:r w:rsidRPr="0058115E">
        <w:rPr>
          <w:rFonts w:ascii="Times New Roman" w:hAnsi="Times New Roman"/>
        </w:rPr>
        <w:t>70</w:t>
      </w:r>
      <w:r w:rsidRPr="0058115E">
        <w:rPr>
          <w:rFonts w:ascii="Times New Roman" w:hAnsi="Times New Roman"/>
        </w:rPr>
        <w:t>年代起，欧美及日本等发达国家就开始利用计算机开发售票业务，如英国的</w:t>
      </w:r>
      <w:r w:rsidRPr="0058115E">
        <w:rPr>
          <w:rFonts w:ascii="Times New Roman" w:hAnsi="Times New Roman"/>
        </w:rPr>
        <w:t>Tribute</w:t>
      </w:r>
      <w:r w:rsidRPr="0058115E">
        <w:rPr>
          <w:rFonts w:ascii="Times New Roman" w:hAnsi="Times New Roman"/>
        </w:rPr>
        <w:t>系统、日本的</w:t>
      </w:r>
      <w:r w:rsidRPr="0058115E">
        <w:rPr>
          <w:rFonts w:ascii="Times New Roman" w:hAnsi="Times New Roman"/>
        </w:rPr>
        <w:t>MARS</w:t>
      </w:r>
      <w:r w:rsidRPr="0058115E">
        <w:rPr>
          <w:rFonts w:ascii="Times New Roman" w:hAnsi="Times New Roman"/>
        </w:rPr>
        <w:t>系统和德国的</w:t>
      </w:r>
      <w:r w:rsidRPr="0058115E">
        <w:rPr>
          <w:rFonts w:ascii="Times New Roman" w:hAnsi="Times New Roman"/>
        </w:rPr>
        <w:t>TRAINS</w:t>
      </w:r>
      <w:r w:rsidRPr="0058115E">
        <w:rPr>
          <w:rFonts w:ascii="Times New Roman" w:hAnsi="Times New Roman"/>
        </w:rPr>
        <w:t>系统等。随着互联网技术与电子商务的迅猛发展，利用</w:t>
      </w:r>
      <w:r w:rsidRPr="0058115E">
        <w:rPr>
          <w:rFonts w:ascii="Times New Roman" w:hAnsi="Times New Roman"/>
        </w:rPr>
        <w:t>Web</w:t>
      </w:r>
      <w:r w:rsidRPr="0058115E">
        <w:rPr>
          <w:rFonts w:ascii="Times New Roman" w:hAnsi="Times New Roman"/>
        </w:rPr>
        <w:t>技术开发的网络售票系统也得到了蓬勃的发展并日益影响到人们的日常生活，例如澳大利亚的</w:t>
      </w:r>
      <w:r w:rsidRPr="0058115E">
        <w:rPr>
          <w:rFonts w:ascii="Times New Roman" w:hAnsi="Times New Roman"/>
        </w:rPr>
        <w:t>BASS</w:t>
      </w:r>
      <w:r w:rsidRPr="0058115E">
        <w:rPr>
          <w:rFonts w:ascii="Times New Roman" w:hAnsi="Times New Roman"/>
        </w:rPr>
        <w:t>系统。</w:t>
      </w:r>
      <w:r w:rsidRPr="0058115E">
        <w:rPr>
          <w:rFonts w:ascii="Times New Roman" w:hAnsi="Times New Roman"/>
        </w:rPr>
        <w:t>20</w:t>
      </w:r>
      <w:r w:rsidRPr="0058115E">
        <w:rPr>
          <w:rFonts w:ascii="Times New Roman" w:hAnsi="Times New Roman"/>
        </w:rPr>
        <w:t>世纪</w:t>
      </w:r>
      <w:r w:rsidRPr="0058115E">
        <w:rPr>
          <w:rFonts w:ascii="Times New Roman" w:hAnsi="Times New Roman"/>
        </w:rPr>
        <w:t>90</w:t>
      </w:r>
      <w:r w:rsidRPr="0058115E">
        <w:rPr>
          <w:rFonts w:ascii="Times New Roman" w:hAnsi="Times New Roman"/>
        </w:rPr>
        <w:t>年代开始，我国的部分大型企业为了适应市场经济的条件下自身发展的需要，陆续研究和开发了利用计算机和计算机网络运行的票务系统，如我国的铁路售票系统，该系统通过十年左右的开发、应用和完善，系统已经覆盖了全国的铁路主干网络，平均每天发售火车票达</w:t>
      </w:r>
      <w:r w:rsidRPr="0058115E">
        <w:rPr>
          <w:rFonts w:ascii="Times New Roman" w:hAnsi="Times New Roman"/>
        </w:rPr>
        <w:t>250 </w:t>
      </w:r>
      <w:r w:rsidRPr="0058115E">
        <w:rPr>
          <w:rFonts w:ascii="Times New Roman" w:hAnsi="Times New Roman"/>
        </w:rPr>
        <w:t>万张，计算机网络售票业务额占票务总收入的</w:t>
      </w:r>
      <w:r w:rsidRPr="0058115E">
        <w:rPr>
          <w:rFonts w:ascii="Times New Roman" w:hAnsi="Times New Roman"/>
        </w:rPr>
        <w:t>90%</w:t>
      </w:r>
      <w:r w:rsidRPr="0058115E">
        <w:rPr>
          <w:rFonts w:ascii="Times New Roman" w:hAnsi="Times New Roman"/>
        </w:rPr>
        <w:t>以上。</w:t>
      </w:r>
    </w:p>
    <w:p w:rsidR="00F428C6" w:rsidRPr="0058115E" w:rsidRDefault="00F428C6">
      <w:pPr>
        <w:pStyle w:val="afa"/>
        <w:ind w:firstLine="480"/>
        <w:rPr>
          <w:rFonts w:ascii="Times New Roman" w:hAnsi="Times New Roman"/>
        </w:rPr>
      </w:pPr>
      <w:r w:rsidRPr="0058115E">
        <w:rPr>
          <w:rFonts w:ascii="Times New Roman" w:hAnsi="Times New Roman"/>
        </w:rPr>
        <w:lastRenderedPageBreak/>
        <w:t>目前网上订票系统及其类似应用软件的开发技术大多基于</w:t>
      </w:r>
      <w:r w:rsidRPr="0058115E">
        <w:rPr>
          <w:rFonts w:ascii="Times New Roman" w:hAnsi="Times New Roman"/>
        </w:rPr>
        <w:t>B/S</w:t>
      </w:r>
      <w:r w:rsidRPr="0058115E">
        <w:rPr>
          <w:rFonts w:ascii="Times New Roman" w:hAnsi="Times New Roman"/>
        </w:rPr>
        <w:t>架构，在系统开发过程中用到的主要技术包括：动态网页设计技术（如</w:t>
      </w:r>
      <w:r w:rsidRPr="0058115E">
        <w:rPr>
          <w:rFonts w:ascii="Times New Roman" w:hAnsi="Times New Roman"/>
        </w:rPr>
        <w:t>ASP</w:t>
      </w:r>
      <w:r w:rsidRPr="0058115E">
        <w:rPr>
          <w:rFonts w:ascii="Times New Roman" w:hAnsi="Times New Roman"/>
        </w:rPr>
        <w:t>、</w:t>
      </w:r>
      <w:r w:rsidRPr="0058115E">
        <w:rPr>
          <w:rFonts w:ascii="Times New Roman" w:hAnsi="Times New Roman"/>
        </w:rPr>
        <w:t>JSP</w:t>
      </w:r>
      <w:r w:rsidRPr="0058115E">
        <w:rPr>
          <w:rFonts w:ascii="Times New Roman" w:hAnsi="Times New Roman"/>
        </w:rPr>
        <w:t>和</w:t>
      </w:r>
      <w:r w:rsidRPr="0058115E">
        <w:rPr>
          <w:rFonts w:ascii="Times New Roman" w:hAnsi="Times New Roman"/>
        </w:rPr>
        <w:t>PHP</w:t>
      </w:r>
      <w:r w:rsidRPr="0058115E">
        <w:rPr>
          <w:rFonts w:ascii="Times New Roman" w:hAnsi="Times New Roman"/>
        </w:rPr>
        <w:t>技术等）、</w:t>
      </w:r>
      <w:r w:rsidRPr="0058115E">
        <w:rPr>
          <w:rFonts w:ascii="Times New Roman" w:hAnsi="Times New Roman"/>
        </w:rPr>
        <w:t>.Net</w:t>
      </w:r>
      <w:r w:rsidRPr="0058115E">
        <w:rPr>
          <w:rFonts w:ascii="Times New Roman" w:hAnsi="Times New Roman"/>
        </w:rPr>
        <w:t>和</w:t>
      </w:r>
      <w:r w:rsidRPr="0058115E">
        <w:rPr>
          <w:rFonts w:ascii="Times New Roman" w:hAnsi="Times New Roman"/>
        </w:rPr>
        <w:t>J2EE</w:t>
      </w:r>
      <w:r w:rsidRPr="0058115E">
        <w:rPr>
          <w:rFonts w:ascii="Times New Roman" w:hAnsi="Times New Roman"/>
        </w:rPr>
        <w:t>技术等。在这些技术中，</w:t>
      </w:r>
      <w:r w:rsidRPr="0058115E">
        <w:rPr>
          <w:rFonts w:ascii="Times New Roman" w:hAnsi="Times New Roman"/>
        </w:rPr>
        <w:t>ASP</w:t>
      </w:r>
      <w:r w:rsidRPr="0058115E">
        <w:rPr>
          <w:rFonts w:ascii="Times New Roman" w:hAnsi="Times New Roman"/>
        </w:rPr>
        <w:t>是一个</w:t>
      </w:r>
      <w:r w:rsidRPr="0058115E">
        <w:rPr>
          <w:rFonts w:ascii="Times New Roman" w:hAnsi="Times New Roman"/>
        </w:rPr>
        <w:t>Web</w:t>
      </w:r>
      <w:r w:rsidRPr="0058115E">
        <w:rPr>
          <w:rFonts w:ascii="Times New Roman" w:hAnsi="Times New Roman"/>
        </w:rPr>
        <w:t>服务器端的开发环境，它的应用可以产生和运行动态交互的</w:t>
      </w:r>
      <w:r w:rsidRPr="0058115E">
        <w:rPr>
          <w:rFonts w:ascii="Times New Roman" w:hAnsi="Times New Roman"/>
        </w:rPr>
        <w:t>Web</w:t>
      </w:r>
      <w:r w:rsidRPr="0058115E">
        <w:rPr>
          <w:rFonts w:ascii="Times New Roman" w:hAnsi="Times New Roman"/>
        </w:rPr>
        <w:t>服务应用程序，其开发语言一般为</w:t>
      </w:r>
      <w:r w:rsidRPr="0058115E">
        <w:rPr>
          <w:rFonts w:ascii="Times New Roman" w:hAnsi="Times New Roman"/>
        </w:rPr>
        <w:t>VbScript</w:t>
      </w:r>
      <w:r w:rsidRPr="0058115E">
        <w:rPr>
          <w:rFonts w:ascii="Times New Roman" w:hAnsi="Times New Roman"/>
        </w:rPr>
        <w:t>或者</w:t>
      </w:r>
      <w:r w:rsidRPr="0058115E">
        <w:rPr>
          <w:rFonts w:ascii="Times New Roman" w:hAnsi="Times New Roman"/>
        </w:rPr>
        <w:t>JavaScript</w:t>
      </w:r>
      <w:r w:rsidRPr="0058115E">
        <w:rPr>
          <w:rFonts w:ascii="Times New Roman" w:hAnsi="Times New Roman"/>
        </w:rPr>
        <w:t>。具有简单易懂、无需编译、与浏览器无关、兼容性和扩展性较好等特性。</w:t>
      </w:r>
      <w:r w:rsidRPr="0058115E">
        <w:rPr>
          <w:rFonts w:ascii="Times New Roman" w:hAnsi="Times New Roman"/>
        </w:rPr>
        <w:t>PHP</w:t>
      </w:r>
      <w:r w:rsidRPr="0058115E">
        <w:rPr>
          <w:rFonts w:ascii="Times New Roman" w:hAnsi="Times New Roman"/>
        </w:rPr>
        <w:t>是一种跨平台的服务器端的嵌入式脚本语言，具有便于与数据库连接和面向对象等特点。</w:t>
      </w:r>
      <w:r w:rsidRPr="0058115E">
        <w:rPr>
          <w:rFonts w:ascii="Times New Roman" w:hAnsi="Times New Roman"/>
        </w:rPr>
        <w:t>JSP</w:t>
      </w:r>
      <w:r w:rsidRPr="0058115E">
        <w:rPr>
          <w:rFonts w:ascii="Times New Roman" w:hAnsi="Times New Roman"/>
        </w:rPr>
        <w:t>是由</w:t>
      </w:r>
      <w:r w:rsidRPr="0058115E">
        <w:rPr>
          <w:rFonts w:ascii="Times New Roman" w:hAnsi="Times New Roman"/>
        </w:rPr>
        <w:t> Sun</w:t>
      </w:r>
      <w:r w:rsidRPr="0058115E">
        <w:rPr>
          <w:rFonts w:ascii="Times New Roman" w:hAnsi="Times New Roman"/>
        </w:rPr>
        <w:t>公司推出的站点开发语言，具有代码生成和显示分离、可重用性能好页面开发简单等特点。</w:t>
      </w:r>
      <w:r w:rsidRPr="0058115E">
        <w:rPr>
          <w:rFonts w:ascii="Times New Roman" w:hAnsi="Times New Roman"/>
        </w:rPr>
        <w:t>.Net</w:t>
      </w:r>
      <w:r w:rsidRPr="0058115E">
        <w:rPr>
          <w:rFonts w:ascii="Times New Roman" w:hAnsi="Times New Roman"/>
        </w:rPr>
        <w:t>技术是为了适应基于</w:t>
      </w:r>
      <w:r w:rsidRPr="0058115E">
        <w:rPr>
          <w:rFonts w:ascii="Times New Roman" w:hAnsi="Times New Roman"/>
        </w:rPr>
        <w:t>Web</w:t>
      </w:r>
      <w:r w:rsidRPr="0058115E">
        <w:rPr>
          <w:rFonts w:ascii="Times New Roman" w:hAnsi="Times New Roman"/>
        </w:rPr>
        <w:t>的应用程序和</w:t>
      </w:r>
      <w:r w:rsidRPr="0058115E">
        <w:rPr>
          <w:rFonts w:ascii="Times New Roman" w:hAnsi="Times New Roman"/>
        </w:rPr>
        <w:t>Web</w:t>
      </w:r>
      <w:r w:rsidRPr="0058115E">
        <w:rPr>
          <w:rFonts w:ascii="Times New Roman" w:hAnsi="Times New Roman"/>
        </w:rPr>
        <w:t>服务而产生的，它基于</w:t>
      </w:r>
      <w:r w:rsidRPr="0058115E">
        <w:rPr>
          <w:rFonts w:ascii="Times New Roman" w:hAnsi="Times New Roman"/>
        </w:rPr>
        <w:t>Xml</w:t>
      </w:r>
      <w:r w:rsidRPr="0058115E">
        <w:rPr>
          <w:rFonts w:ascii="Times New Roman" w:hAnsi="Times New Roman"/>
        </w:rPr>
        <w:t>和</w:t>
      </w:r>
      <w:r w:rsidRPr="0058115E">
        <w:rPr>
          <w:rFonts w:ascii="Times New Roman" w:hAnsi="Times New Roman"/>
        </w:rPr>
        <w:t>Soap </w:t>
      </w:r>
      <w:r w:rsidRPr="0058115E">
        <w:rPr>
          <w:rFonts w:ascii="Times New Roman" w:hAnsi="Times New Roman"/>
        </w:rPr>
        <w:t>等互联网标准，将远程服务器所提供的计算能力和允许用户交互操作所必需的通信结合在一起，实现了基于</w:t>
      </w:r>
      <w:r w:rsidRPr="0058115E">
        <w:rPr>
          <w:rFonts w:ascii="Times New Roman" w:hAnsi="Times New Roman"/>
        </w:rPr>
        <w:t>Web</w:t>
      </w:r>
      <w:r w:rsidRPr="0058115E">
        <w:rPr>
          <w:rFonts w:ascii="Times New Roman" w:hAnsi="Times New Roman"/>
        </w:rPr>
        <w:t>的分布式计算模式。</w:t>
      </w:r>
      <w:r w:rsidRPr="0058115E">
        <w:rPr>
          <w:rFonts w:ascii="Times New Roman" w:hAnsi="Times New Roman"/>
        </w:rPr>
        <w:t>.Net</w:t>
      </w:r>
      <w:r w:rsidRPr="0058115E">
        <w:rPr>
          <w:rFonts w:ascii="Times New Roman" w:hAnsi="Times New Roman"/>
        </w:rPr>
        <w:t>采用的</w:t>
      </w:r>
      <w:r w:rsidRPr="0058115E">
        <w:rPr>
          <w:rFonts w:ascii="Times New Roman" w:hAnsi="Times New Roman"/>
        </w:rPr>
        <w:t> Clr</w:t>
      </w:r>
      <w:r w:rsidRPr="0058115E">
        <w:rPr>
          <w:rFonts w:ascii="Times New Roman" w:hAnsi="Times New Roman"/>
        </w:rPr>
        <w:t>技术规范允许开发者应用自己最熟悉的语言来创建应用程序。</w:t>
      </w:r>
      <w:r w:rsidRPr="0058115E">
        <w:rPr>
          <w:rFonts w:ascii="Times New Roman" w:hAnsi="Times New Roman"/>
        </w:rPr>
        <w:t>J2EE</w:t>
      </w:r>
      <w:r w:rsidRPr="0058115E">
        <w:rPr>
          <w:rFonts w:ascii="Times New Roman" w:hAnsi="Times New Roman"/>
        </w:rPr>
        <w:t>是一套全然不同于传统应用开发的技术架构，包含许多组件，主要可简化且规范应用系统的开发与部署，进而提高可移植性、安全与再用价值。</w:t>
      </w:r>
    </w:p>
    <w:p w:rsidR="00F428C6" w:rsidRPr="0058115E" w:rsidRDefault="00F428C6" w:rsidP="00311668">
      <w:pPr>
        <w:pStyle w:val="2"/>
        <w:tabs>
          <w:tab w:val="left" w:pos="425"/>
        </w:tabs>
        <w:ind w:left="0"/>
        <w:rPr>
          <w:rFonts w:ascii="Times New Roman" w:eastAsia="宋体" w:hAnsi="Times New Roman"/>
          <w:sz w:val="24"/>
          <w:szCs w:val="24"/>
        </w:rPr>
      </w:pPr>
      <w:bookmarkStart w:id="40" w:name="_Toc448606845"/>
      <w:bookmarkStart w:id="41" w:name="_Toc448607141"/>
      <w:bookmarkStart w:id="42" w:name="_Toc448828503"/>
      <w:bookmarkStart w:id="43" w:name="_Toc450785047"/>
      <w:r w:rsidRPr="0058115E">
        <w:rPr>
          <w:rFonts w:ascii="Times New Roman" w:eastAsia="宋体" w:hAnsi="Times New Roman" w:hint="eastAsia"/>
          <w:sz w:val="24"/>
          <w:szCs w:val="24"/>
        </w:rPr>
        <w:t>研究目的</w:t>
      </w:r>
      <w:bookmarkEnd w:id="36"/>
      <w:bookmarkEnd w:id="37"/>
      <w:bookmarkEnd w:id="38"/>
      <w:r w:rsidRPr="0058115E">
        <w:rPr>
          <w:rFonts w:ascii="Times New Roman" w:eastAsia="宋体" w:hAnsi="Times New Roman" w:hint="eastAsia"/>
          <w:sz w:val="24"/>
          <w:szCs w:val="24"/>
        </w:rPr>
        <w:t>及意义</w:t>
      </w:r>
      <w:bookmarkEnd w:id="39"/>
      <w:bookmarkEnd w:id="40"/>
      <w:bookmarkEnd w:id="41"/>
      <w:bookmarkEnd w:id="42"/>
      <w:bookmarkEnd w:id="43"/>
    </w:p>
    <w:p w:rsidR="00F428C6" w:rsidRPr="0058115E" w:rsidRDefault="00F428C6">
      <w:pPr>
        <w:ind w:firstLine="480"/>
        <w:rPr>
          <w:rFonts w:ascii="Times New Roman" w:hAnsi="Times New Roman"/>
        </w:rPr>
      </w:pPr>
      <w:r w:rsidRPr="0058115E">
        <w:rPr>
          <w:rFonts w:ascii="Times New Roman" w:hAnsi="Times New Roman" w:hint="eastAsia"/>
        </w:rPr>
        <w:t>现在的购票流程的管理和规范问题，是困扰我们多年的一个老问题，也是政府管理中的一个难点，订票是客运业务中的一个最基本的业务，表面上看，它只是旅客购票业务的一个简单的部分，但是它涉及到管理与客户服务等多方面，因此，过去传统的售票方式已经不能满足现代客运业务流量剧增的客观要求，这就要求一种全新的订票方式——网上订票，来缓解订票高峰时期的客运压力，并为用户提供方便快捷的订票服务。</w:t>
      </w:r>
      <w:r w:rsidRPr="0058115E">
        <w:rPr>
          <w:rFonts w:ascii="Times New Roman" w:hAnsi="Times New Roman" w:hint="eastAsia"/>
        </w:rPr>
        <w:t> </w:t>
      </w:r>
      <w:r w:rsidRPr="0058115E">
        <w:rPr>
          <w:rFonts w:ascii="Times New Roman" w:hAnsi="Times New Roman" w:hint="eastAsia"/>
        </w:rPr>
        <w:t>在计算机网络，数据库和先进的开发平台上，利用现有的软件，配置一定的硬件，开发一个具</w:t>
      </w:r>
      <w:r w:rsidR="00FA7BDF" w:rsidRPr="0058115E">
        <w:rPr>
          <w:rFonts w:ascii="Times New Roman" w:hAnsi="Times New Roman" w:hint="eastAsia"/>
        </w:rPr>
        <w:t>有开放体系结构的、易扩充的、易维护的、具有良好人机交互界面的汽车票订票系统，实现汽车运载公司的汽车</w:t>
      </w:r>
      <w:r w:rsidRPr="0058115E">
        <w:rPr>
          <w:rFonts w:ascii="Times New Roman" w:hAnsi="Times New Roman" w:hint="eastAsia"/>
        </w:rPr>
        <w:t>票销</w:t>
      </w:r>
      <w:r w:rsidR="00FA7BDF" w:rsidRPr="0058115E">
        <w:rPr>
          <w:rFonts w:ascii="Times New Roman" w:hAnsi="Times New Roman" w:hint="eastAsia"/>
        </w:rPr>
        <w:t>售的自动化，为企业的决策层提高准确、精细、迅速的汽车票销售信息。具体功能为各个售票点把预定汽车</w:t>
      </w:r>
      <w:r w:rsidRPr="0058115E">
        <w:rPr>
          <w:rFonts w:ascii="Times New Roman" w:hAnsi="Times New Roman" w:hint="eastAsia"/>
        </w:rPr>
        <w:t>票的乘客信息和订票信息输入到系统中，系统为乘客安排行程。旅客能够及时了解班次信息并进行系统简单操作，便能获取旅客想要的车票，随后持有相关购票凭证，到指定地点便可取票，极大方便旅客购票，省去不必要的时间及精力。更为重要，系统能够及时存储所有客户来源，客户需要，车次信息以及各客运站运营情况，在如今信息化时代下，能够为数据的分析提供真实可靠的信息来源，对于客运营运，具有规划，指引运营方向的重要作用。</w:t>
      </w:r>
    </w:p>
    <w:p w:rsidR="00F428C6" w:rsidRPr="0058115E" w:rsidRDefault="00F428C6" w:rsidP="00311668">
      <w:pPr>
        <w:pStyle w:val="2"/>
        <w:tabs>
          <w:tab w:val="left" w:pos="425"/>
        </w:tabs>
        <w:ind w:left="0"/>
        <w:rPr>
          <w:rFonts w:ascii="Times New Roman" w:eastAsia="宋体" w:hAnsi="Times New Roman"/>
          <w:sz w:val="24"/>
          <w:szCs w:val="24"/>
        </w:rPr>
      </w:pPr>
      <w:bookmarkStart w:id="44" w:name="_Toc385599508"/>
      <w:bookmarkStart w:id="45" w:name="_Toc448606846"/>
      <w:bookmarkStart w:id="46" w:name="_Toc448607142"/>
      <w:bookmarkStart w:id="47" w:name="_Toc448828504"/>
      <w:bookmarkStart w:id="48" w:name="_Toc450785048"/>
      <w:r w:rsidRPr="0058115E">
        <w:rPr>
          <w:rFonts w:ascii="Times New Roman" w:eastAsia="宋体" w:hAnsi="Times New Roman" w:hint="eastAsia"/>
          <w:sz w:val="24"/>
          <w:szCs w:val="24"/>
        </w:rPr>
        <w:lastRenderedPageBreak/>
        <w:t>系统应用优势</w:t>
      </w:r>
      <w:bookmarkEnd w:id="44"/>
      <w:bookmarkEnd w:id="45"/>
      <w:bookmarkEnd w:id="46"/>
      <w:bookmarkEnd w:id="47"/>
      <w:bookmarkEnd w:id="48"/>
    </w:p>
    <w:p w:rsidR="00F428C6" w:rsidRPr="0058115E" w:rsidRDefault="00F428C6">
      <w:pPr>
        <w:ind w:firstLine="480"/>
        <w:rPr>
          <w:rFonts w:ascii="Times New Roman" w:hAnsi="Times New Roman"/>
        </w:rPr>
      </w:pPr>
      <w:r w:rsidRPr="0058115E">
        <w:rPr>
          <w:rFonts w:ascii="Times New Roman" w:hAnsi="Times New Roman" w:hint="eastAsia"/>
        </w:rPr>
        <w:t>与传统的现场窗口购票的相比，不仅能够方便旅客查票，购票，取票，更能方便客运公司及时管理个方便信息，不论是采集数据，及时存储旅客相关信息以被查询，或是管理运营车次情况还是根据信息统筹规划运营策略，都具有着传统窗口购票难以相比的方便，精准，可靠。</w:t>
      </w:r>
      <w:r w:rsidRPr="0058115E">
        <w:rPr>
          <w:rFonts w:ascii="Times New Roman" w:hAnsi="Times New Roman" w:hint="eastAsia"/>
        </w:rPr>
        <w:t xml:space="preserve"> </w:t>
      </w:r>
    </w:p>
    <w:p w:rsidR="00F428C6" w:rsidRPr="0058115E" w:rsidRDefault="00F428C6">
      <w:pPr>
        <w:ind w:firstLine="480"/>
        <w:rPr>
          <w:rFonts w:ascii="Times New Roman" w:hAnsi="Times New Roman"/>
        </w:rPr>
      </w:pPr>
      <w:r w:rsidRPr="0058115E">
        <w:rPr>
          <w:rFonts w:ascii="Times New Roman" w:hAnsi="Times New Roman" w:hint="eastAsia"/>
        </w:rPr>
        <w:t>(1)</w:t>
      </w:r>
      <w:r w:rsidRPr="0058115E">
        <w:rPr>
          <w:rFonts w:ascii="Times New Roman" w:hAnsi="Times New Roman" w:hint="eastAsia"/>
        </w:rPr>
        <w:t>简单、方便，功能完备实用，容易操作。</w:t>
      </w:r>
    </w:p>
    <w:p w:rsidR="00F428C6" w:rsidRPr="0058115E" w:rsidRDefault="00F428C6">
      <w:pPr>
        <w:ind w:firstLine="480"/>
        <w:rPr>
          <w:rFonts w:ascii="Times New Roman" w:hAnsi="Times New Roman"/>
        </w:rPr>
      </w:pPr>
      <w:r w:rsidRPr="0058115E">
        <w:rPr>
          <w:rFonts w:ascii="Times New Roman" w:hAnsi="Times New Roman" w:hint="eastAsia"/>
        </w:rPr>
        <w:t>(2)</w:t>
      </w:r>
      <w:r w:rsidRPr="0058115E">
        <w:rPr>
          <w:rFonts w:ascii="Times New Roman" w:hAnsi="Times New Roman" w:hint="eastAsia"/>
        </w:rPr>
        <w:t>功能基本齐全，旅客能清晰查票购票，管理员也能及时灵活的对相关站点、车次进行管理。</w:t>
      </w:r>
    </w:p>
    <w:p w:rsidR="00F428C6" w:rsidRPr="0058115E" w:rsidRDefault="00F428C6">
      <w:pPr>
        <w:ind w:firstLine="480"/>
        <w:rPr>
          <w:rFonts w:ascii="Times New Roman" w:hAnsi="Times New Roman"/>
        </w:rPr>
      </w:pPr>
      <w:r w:rsidRPr="0058115E">
        <w:rPr>
          <w:rFonts w:ascii="Times New Roman" w:hAnsi="Times New Roman" w:hint="eastAsia"/>
        </w:rPr>
        <w:t>(3)</w:t>
      </w:r>
      <w:r w:rsidRPr="0058115E">
        <w:rPr>
          <w:rFonts w:ascii="Times New Roman" w:hAnsi="Times New Roman" w:hint="eastAsia"/>
        </w:rPr>
        <w:t>提供灵活、方便的权限设置功能，使整个系统的管理分工明确。</w:t>
      </w:r>
    </w:p>
    <w:p w:rsidR="00F428C6" w:rsidRPr="0058115E" w:rsidRDefault="00F428C6">
      <w:pPr>
        <w:ind w:firstLine="480"/>
        <w:rPr>
          <w:rFonts w:ascii="Times New Roman" w:hAnsi="Times New Roman"/>
        </w:rPr>
      </w:pPr>
      <w:r w:rsidRPr="0058115E">
        <w:rPr>
          <w:rFonts w:ascii="Times New Roman" w:hAnsi="Times New Roman" w:hint="eastAsia"/>
        </w:rPr>
        <w:t>(4)</w:t>
      </w:r>
      <w:r w:rsidRPr="0058115E">
        <w:rPr>
          <w:rFonts w:ascii="Times New Roman" w:hAnsi="Times New Roman" w:hint="eastAsia"/>
        </w:rPr>
        <w:t>系统稳定、适应性强、操作灵活。</w:t>
      </w:r>
    </w:p>
    <w:p w:rsidR="00F428C6" w:rsidRPr="0058115E" w:rsidRDefault="00F428C6">
      <w:pPr>
        <w:ind w:firstLine="480"/>
        <w:rPr>
          <w:rFonts w:ascii="Times New Roman" w:hAnsi="Times New Roman"/>
        </w:rPr>
      </w:pPr>
      <w:r w:rsidRPr="0058115E">
        <w:rPr>
          <w:rFonts w:ascii="Times New Roman" w:hAnsi="Times New Roman" w:hint="eastAsia"/>
        </w:rPr>
        <w:t>传统窗口购票，不仅是在查票还是购票，都免不了排队，工作人手不足或难以应对的局面，整个流程缓慢甚至凌乱，对旅客无论是购票信息还是个人信息都难以保存并管理，对营运班次的管理也不能发挥电脑保存管理的应有作用，一有突发情况，难免要花费巨大时间来处理信息。而公路售票系统</w:t>
      </w:r>
      <w:r w:rsidRPr="0058115E">
        <w:rPr>
          <w:rFonts w:ascii="Times New Roman" w:hAnsi="Times New Roman"/>
        </w:rPr>
        <w:t>为人们提供</w:t>
      </w:r>
      <w:r w:rsidRPr="0058115E">
        <w:rPr>
          <w:rFonts w:ascii="Times New Roman" w:hAnsi="Times New Roman" w:hint="eastAsia"/>
        </w:rPr>
        <w:t>难的可贵</w:t>
      </w:r>
      <w:r w:rsidRPr="0058115E">
        <w:rPr>
          <w:rFonts w:ascii="Times New Roman" w:hAnsi="Times New Roman"/>
        </w:rPr>
        <w:t>的环境：人们不受时间的限制，不受空间的限制，可以随时随地在网上</w:t>
      </w:r>
      <w:r w:rsidRPr="0058115E">
        <w:rPr>
          <w:rFonts w:ascii="Times New Roman" w:hAnsi="Times New Roman" w:hint="eastAsia"/>
        </w:rPr>
        <w:t>查询想要的班次</w:t>
      </w:r>
      <w:r w:rsidRPr="0058115E">
        <w:rPr>
          <w:rFonts w:ascii="Times New Roman" w:hAnsi="Times New Roman"/>
        </w:rPr>
        <w:t>。</w:t>
      </w:r>
      <w:r w:rsidRPr="0058115E">
        <w:rPr>
          <w:rFonts w:ascii="Times New Roman" w:hAnsi="Times New Roman" w:hint="eastAsia"/>
        </w:rPr>
        <w:t>更为重要的是，在管理营运的同时，系统对旅客的个人信息，购票需要，购票种类，以及各个客运站的营运情况，都能清晰保存，社会在不断发展，大数据时代即将穿插在信息领域，此时，系统保留的信息将对需要数据提供难得可贵都的真是信息。</w:t>
      </w:r>
    </w:p>
    <w:p w:rsidR="00F428C6" w:rsidRPr="0058115E" w:rsidRDefault="00F428C6" w:rsidP="00311668">
      <w:pPr>
        <w:pStyle w:val="2"/>
        <w:tabs>
          <w:tab w:val="left" w:pos="425"/>
        </w:tabs>
        <w:ind w:left="0"/>
        <w:rPr>
          <w:rFonts w:ascii="Times New Roman" w:eastAsia="宋体" w:hAnsi="Times New Roman"/>
          <w:sz w:val="24"/>
          <w:szCs w:val="24"/>
        </w:rPr>
      </w:pPr>
      <w:bookmarkStart w:id="49" w:name="_Toc385599510"/>
      <w:bookmarkStart w:id="50" w:name="_Toc448606848"/>
      <w:bookmarkStart w:id="51" w:name="_Toc448607144"/>
      <w:bookmarkStart w:id="52" w:name="_Toc448828505"/>
      <w:bookmarkStart w:id="53" w:name="_Toc450785049"/>
      <w:r w:rsidRPr="0058115E">
        <w:rPr>
          <w:rFonts w:ascii="Times New Roman" w:eastAsia="宋体" w:hAnsi="Times New Roman" w:hint="eastAsia"/>
          <w:sz w:val="24"/>
          <w:szCs w:val="24"/>
        </w:rPr>
        <w:t>论文结构</w:t>
      </w:r>
      <w:bookmarkEnd w:id="49"/>
      <w:bookmarkEnd w:id="50"/>
      <w:bookmarkEnd w:id="51"/>
      <w:bookmarkEnd w:id="52"/>
      <w:bookmarkEnd w:id="53"/>
    </w:p>
    <w:p w:rsidR="00F428C6" w:rsidRPr="0058115E" w:rsidRDefault="00F428C6">
      <w:pPr>
        <w:ind w:firstLine="480"/>
        <w:rPr>
          <w:rFonts w:ascii="Times New Roman" w:hAnsi="Times New Roman"/>
        </w:rPr>
      </w:pPr>
      <w:r w:rsidRPr="0058115E">
        <w:rPr>
          <w:rFonts w:ascii="Times New Roman" w:hAnsi="Times New Roman" w:hint="eastAsia"/>
        </w:rPr>
        <w:t>第一章是前言，讲述本论文的研究对象——公路售票系统的研究背景，国内外研究现状，本论文研究的目的及意义，系统应用优势和发展前景。指出公路售票系统在现代售票领域中拥有的难以逾越的优势。</w:t>
      </w:r>
    </w:p>
    <w:p w:rsidR="00F428C6" w:rsidRPr="0058115E" w:rsidRDefault="00F428C6">
      <w:pPr>
        <w:ind w:firstLine="480"/>
        <w:rPr>
          <w:rFonts w:ascii="Times New Roman" w:hAnsi="Times New Roman"/>
        </w:rPr>
      </w:pPr>
      <w:r w:rsidRPr="0058115E">
        <w:rPr>
          <w:rFonts w:ascii="Times New Roman" w:hAnsi="Times New Roman" w:hint="eastAsia"/>
        </w:rPr>
        <w:t>第二章是可行性分析，系统的可行性分析主要包括经济上的可行性、技术上的可行性、操作上的可行性和法律上的可行性。通过可行性研究，表明公路售票系统的实现是可行的。</w:t>
      </w:r>
    </w:p>
    <w:p w:rsidR="00F428C6" w:rsidRPr="0058115E" w:rsidRDefault="00F428C6">
      <w:pPr>
        <w:ind w:firstLine="480"/>
        <w:rPr>
          <w:rFonts w:ascii="Times New Roman" w:hAnsi="Times New Roman"/>
        </w:rPr>
      </w:pPr>
      <w:r w:rsidRPr="0058115E">
        <w:rPr>
          <w:rFonts w:ascii="Times New Roman" w:hAnsi="Times New Roman" w:hint="eastAsia"/>
        </w:rPr>
        <w:t>第三章是系统需求分析，主要分为系统业务流程分析、系统功能分析、系统性能分析和其他需求分析。需求分析的目的是满足用户的需求，需求分析的任务是对目标系统提出完整、准确、清晰、具体的要求。</w:t>
      </w:r>
    </w:p>
    <w:p w:rsidR="00F428C6" w:rsidRPr="0058115E" w:rsidRDefault="00F428C6">
      <w:pPr>
        <w:ind w:firstLine="480"/>
        <w:rPr>
          <w:rFonts w:ascii="Times New Roman" w:hAnsi="Times New Roman"/>
        </w:rPr>
      </w:pPr>
      <w:r w:rsidRPr="0058115E">
        <w:rPr>
          <w:rFonts w:ascii="Times New Roman" w:hAnsi="Times New Roman" w:hint="eastAsia"/>
        </w:rPr>
        <w:t>第四章是系统概要设计，</w:t>
      </w:r>
      <w:r w:rsidRPr="0058115E">
        <w:rPr>
          <w:rFonts w:ascii="Times New Roman" w:hAnsi="Times New Roman"/>
        </w:rPr>
        <w:t>根据</w:t>
      </w:r>
      <w:r w:rsidRPr="0058115E">
        <w:rPr>
          <w:rFonts w:ascii="Times New Roman" w:hAnsi="Times New Roman" w:hint="eastAsia"/>
        </w:rPr>
        <w:t>系统分析</w:t>
      </w:r>
      <w:r w:rsidRPr="0058115E">
        <w:rPr>
          <w:rFonts w:ascii="Times New Roman" w:hAnsi="Times New Roman"/>
        </w:rPr>
        <w:t>阶段所确定的新系统</w:t>
      </w:r>
      <w:r w:rsidRPr="0058115E">
        <w:rPr>
          <w:rFonts w:ascii="Times New Roman" w:hAnsi="Times New Roman" w:hint="eastAsia"/>
        </w:rPr>
        <w:t>的逻辑模型、</w:t>
      </w:r>
      <w:r w:rsidRPr="0058115E">
        <w:rPr>
          <w:rFonts w:ascii="Times New Roman" w:hAnsi="Times New Roman"/>
        </w:rPr>
        <w:t>功能要求，</w:t>
      </w:r>
      <w:r w:rsidRPr="0058115E">
        <w:rPr>
          <w:rFonts w:ascii="Times New Roman" w:hAnsi="Times New Roman"/>
        </w:rPr>
        <w:lastRenderedPageBreak/>
        <w:t>在用户提供的环境条件下，设计出一个能在</w:t>
      </w:r>
      <w:r w:rsidRPr="0058115E">
        <w:rPr>
          <w:rFonts w:ascii="Times New Roman" w:hAnsi="Times New Roman" w:hint="eastAsia"/>
        </w:rPr>
        <w:t>计算机</w:t>
      </w:r>
      <w:r w:rsidRPr="0058115E">
        <w:rPr>
          <w:rFonts w:ascii="Times New Roman" w:hAnsi="Times New Roman"/>
        </w:rPr>
        <w:t>网络环境上实施的</w:t>
      </w:r>
      <w:r w:rsidRPr="0058115E">
        <w:rPr>
          <w:rFonts w:ascii="Times New Roman" w:hAnsi="Times New Roman" w:hint="eastAsia"/>
        </w:rPr>
        <w:t>方案</w:t>
      </w:r>
      <w:r w:rsidRPr="0058115E">
        <w:rPr>
          <w:rFonts w:ascii="Times New Roman" w:hAnsi="Times New Roman"/>
        </w:rPr>
        <w:t>，即建立新系统的物理模型</w:t>
      </w:r>
      <w:r w:rsidRPr="0058115E">
        <w:rPr>
          <w:rFonts w:ascii="Times New Roman" w:hAnsi="Times New Roman" w:hint="eastAsia"/>
        </w:rPr>
        <w:t>，同时按功能对系统进行模块的划分，明确各模块所需实现功能。</w:t>
      </w:r>
    </w:p>
    <w:p w:rsidR="00F428C6" w:rsidRPr="0058115E" w:rsidRDefault="00F428C6">
      <w:pPr>
        <w:ind w:firstLine="480"/>
        <w:rPr>
          <w:rFonts w:ascii="Times New Roman" w:hAnsi="Times New Roman"/>
        </w:rPr>
      </w:pPr>
      <w:r w:rsidRPr="0058115E">
        <w:rPr>
          <w:rFonts w:ascii="Times New Roman" w:hAnsi="Times New Roman" w:hint="eastAsia"/>
        </w:rPr>
        <w:t>第五章是系统详细设计，对概要设计进行细化，详细设计</w:t>
      </w:r>
      <w:r w:rsidRPr="0058115E">
        <w:rPr>
          <w:rFonts w:ascii="Times New Roman" w:hAnsi="Times New Roman"/>
        </w:rPr>
        <w:t>的</w:t>
      </w:r>
      <w:r w:rsidRPr="0058115E">
        <w:rPr>
          <w:rFonts w:ascii="Times New Roman" w:hAnsi="Times New Roman" w:hint="eastAsia"/>
        </w:rPr>
        <w:t>主要任务是</w:t>
      </w:r>
      <w:r w:rsidRPr="0058115E">
        <w:rPr>
          <w:rFonts w:ascii="Times New Roman" w:hAnsi="Times New Roman"/>
        </w:rPr>
        <w:t>设计每个模块的实现算法、所需的局部</w:t>
      </w:r>
      <w:r w:rsidRPr="0058115E">
        <w:rPr>
          <w:rFonts w:ascii="Times New Roman" w:hAnsi="Times New Roman" w:hint="eastAsia"/>
        </w:rPr>
        <w:t>数据结构</w:t>
      </w:r>
      <w:r w:rsidRPr="0058115E">
        <w:rPr>
          <w:rFonts w:ascii="Times New Roman" w:hAnsi="Times New Roman"/>
        </w:rPr>
        <w:t>。</w:t>
      </w:r>
    </w:p>
    <w:p w:rsidR="00F428C6" w:rsidRPr="0058115E" w:rsidRDefault="00F428C6" w:rsidP="00311668">
      <w:pPr>
        <w:pStyle w:val="1"/>
        <w:ind w:left="0"/>
        <w:rPr>
          <w:rFonts w:ascii="Times New Roman" w:eastAsia="宋体" w:hAnsi="Times New Roman"/>
        </w:rPr>
      </w:pPr>
      <w:bookmarkStart w:id="54" w:name="_Toc292123498"/>
      <w:bookmarkStart w:id="55" w:name="_Toc292123737"/>
      <w:bookmarkStart w:id="56" w:name="_Toc292124302"/>
      <w:bookmarkStart w:id="57" w:name="_Toc292133823"/>
      <w:bookmarkStart w:id="58" w:name="_Toc292876430"/>
      <w:bookmarkStart w:id="59" w:name="_Toc383862600"/>
      <w:bookmarkStart w:id="60" w:name="_Toc383864667"/>
      <w:bookmarkStart w:id="61" w:name="_Toc383865192"/>
      <w:bookmarkStart w:id="62" w:name="_Toc385599511"/>
      <w:bookmarkStart w:id="63" w:name="_Toc448606849"/>
      <w:bookmarkStart w:id="64" w:name="_Toc448607145"/>
      <w:bookmarkStart w:id="65" w:name="_Toc448828506"/>
      <w:bookmarkStart w:id="66" w:name="_Toc450785050"/>
      <w:r w:rsidRPr="0058115E">
        <w:rPr>
          <w:rFonts w:ascii="Times New Roman" w:eastAsia="宋体" w:hAnsi="Times New Roman" w:hint="eastAsia"/>
        </w:rPr>
        <w:t>可行性分析</w:t>
      </w:r>
      <w:bookmarkEnd w:id="54"/>
      <w:bookmarkEnd w:id="55"/>
      <w:bookmarkEnd w:id="56"/>
      <w:bookmarkEnd w:id="57"/>
      <w:bookmarkEnd w:id="58"/>
      <w:bookmarkEnd w:id="59"/>
      <w:bookmarkEnd w:id="60"/>
      <w:bookmarkEnd w:id="61"/>
      <w:bookmarkEnd w:id="62"/>
      <w:bookmarkEnd w:id="63"/>
      <w:bookmarkEnd w:id="64"/>
      <w:bookmarkEnd w:id="65"/>
      <w:bookmarkEnd w:id="66"/>
    </w:p>
    <w:p w:rsidR="00F428C6" w:rsidRPr="0058115E" w:rsidRDefault="00F428C6">
      <w:pPr>
        <w:ind w:firstLine="480"/>
        <w:rPr>
          <w:rFonts w:ascii="Times New Roman" w:hAnsi="Times New Roman"/>
        </w:rPr>
      </w:pPr>
      <w:r w:rsidRPr="0058115E">
        <w:rPr>
          <w:rFonts w:ascii="Times New Roman" w:hAnsi="Times New Roman" w:hint="eastAsia"/>
        </w:rPr>
        <w:t>可行性分析又称可行性研究，其任务就是以最小的代价、在尽可能短的时间内确定问题是否能够被解决，也就是判断原定的目标和规模能否现实。可行性研究的目的不是解决问题，而是确定问题是否值得去解决。要达到这个目的，必须分析几种主要的可能解法的利弊，从而判断原定的系统规模和目标是否现实，系统完成后所能带来的效益是否大到值得投资开发这个系统的程度。因此，可行性研究实质上是要进行一次大大压缩简化了的系统分析和设计的过程，也就是在较高层次上以较抽象的方式进行的系统分析和设计的过程。</w:t>
      </w:r>
    </w:p>
    <w:p w:rsidR="00F428C6" w:rsidRPr="0058115E" w:rsidRDefault="00F428C6">
      <w:pPr>
        <w:ind w:firstLine="480"/>
        <w:rPr>
          <w:rFonts w:ascii="Times New Roman" w:hAnsi="Times New Roman"/>
        </w:rPr>
      </w:pPr>
      <w:r w:rsidRPr="0058115E">
        <w:rPr>
          <w:rFonts w:ascii="Times New Roman" w:hAnsi="Times New Roman" w:hint="eastAsia"/>
        </w:rPr>
        <w:t>系统的可行性分析主要包括经济上的可行性，技术上的可行性、操作上的可行性和法律上的可行性。</w:t>
      </w:r>
    </w:p>
    <w:p w:rsidR="00F428C6" w:rsidRPr="0058115E" w:rsidRDefault="00F428C6" w:rsidP="00311668">
      <w:pPr>
        <w:pStyle w:val="2"/>
        <w:tabs>
          <w:tab w:val="left" w:pos="425"/>
        </w:tabs>
        <w:ind w:left="0"/>
        <w:rPr>
          <w:rFonts w:ascii="Times New Roman" w:eastAsia="宋体" w:hAnsi="Times New Roman"/>
          <w:sz w:val="24"/>
          <w:szCs w:val="24"/>
        </w:rPr>
      </w:pPr>
      <w:bookmarkStart w:id="67" w:name="_Toc290975552"/>
      <w:bookmarkStart w:id="68" w:name="_Toc292123501"/>
      <w:bookmarkStart w:id="69" w:name="_Toc292123740"/>
      <w:bookmarkStart w:id="70" w:name="_Toc292124305"/>
      <w:bookmarkStart w:id="71" w:name="_Toc292133826"/>
      <w:bookmarkStart w:id="72" w:name="_Toc292876433"/>
      <w:bookmarkStart w:id="73" w:name="_Toc383862601"/>
      <w:bookmarkStart w:id="74" w:name="_Toc383864668"/>
      <w:bookmarkStart w:id="75" w:name="_Toc383865193"/>
      <w:bookmarkStart w:id="76" w:name="_Toc385599512"/>
      <w:bookmarkStart w:id="77" w:name="_Toc448606850"/>
      <w:bookmarkStart w:id="78" w:name="_Toc448607146"/>
      <w:bookmarkStart w:id="79" w:name="_Toc448828507"/>
      <w:bookmarkStart w:id="80" w:name="_Toc450785051"/>
      <w:r w:rsidRPr="0058115E">
        <w:rPr>
          <w:rFonts w:ascii="Times New Roman" w:eastAsia="宋体" w:hAnsi="Times New Roman" w:hint="eastAsia"/>
          <w:sz w:val="24"/>
          <w:szCs w:val="24"/>
        </w:rPr>
        <w:t>技术可行性</w:t>
      </w:r>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F428C6" w:rsidRPr="0058115E" w:rsidRDefault="00F428C6">
      <w:pPr>
        <w:ind w:firstLine="480"/>
        <w:rPr>
          <w:rFonts w:ascii="Times New Roman" w:hAnsi="Times New Roman"/>
        </w:rPr>
      </w:pPr>
      <w:r w:rsidRPr="0058115E">
        <w:rPr>
          <w:rFonts w:ascii="Times New Roman" w:hAnsi="Times New Roman" w:hint="eastAsia"/>
        </w:rPr>
        <w:t>技术可行性是指为实现系统目标，所需要的技术保证。系统开发所需要的技术主要有计算机软硬件技术、系统开发人员的水平、用户管理与使用的能力等。结合校园旧书在线销售系统的情况，技术可行性分析要考虑如下几个方面：</w:t>
      </w:r>
    </w:p>
    <w:p w:rsidR="00F428C6" w:rsidRPr="0058115E" w:rsidRDefault="00F428C6">
      <w:pPr>
        <w:ind w:firstLine="480"/>
        <w:rPr>
          <w:rFonts w:ascii="Times New Roman" w:hAnsi="Times New Roman"/>
        </w:rPr>
      </w:pPr>
      <w:r w:rsidRPr="0058115E">
        <w:rPr>
          <w:rFonts w:ascii="Times New Roman" w:hAnsi="Times New Roman" w:hint="eastAsia"/>
        </w:rPr>
        <w:t>(1)</w:t>
      </w:r>
      <w:r w:rsidRPr="0058115E">
        <w:rPr>
          <w:rFonts w:ascii="Times New Roman" w:hAnsi="Times New Roman" w:hint="eastAsia"/>
        </w:rPr>
        <w:t>软硬件需要的可满足性：配制计算机、路由器、调制解调器等组网所必需的设备。使用</w:t>
      </w:r>
      <w:r w:rsidRPr="0058115E">
        <w:rPr>
          <w:rFonts w:ascii="Times New Roman" w:hAnsi="Times New Roman"/>
          <w:szCs w:val="24"/>
        </w:rPr>
        <w:t>Win</w:t>
      </w:r>
      <w:r w:rsidRPr="0058115E">
        <w:rPr>
          <w:rFonts w:ascii="Times New Roman" w:hAnsi="Times New Roman" w:hint="eastAsia"/>
          <w:szCs w:val="24"/>
        </w:rPr>
        <w:t>XP</w:t>
      </w:r>
      <w:r w:rsidRPr="0058115E">
        <w:rPr>
          <w:rFonts w:ascii="Times New Roman" w:hAnsi="Times New Roman" w:hint="eastAsia"/>
        </w:rPr>
        <w:t>、</w:t>
      </w:r>
      <w:r w:rsidRPr="0058115E">
        <w:rPr>
          <w:rFonts w:ascii="Times New Roman" w:hAnsi="Times New Roman"/>
          <w:szCs w:val="24"/>
        </w:rPr>
        <w:t>Win</w:t>
      </w:r>
      <w:r w:rsidRPr="0058115E">
        <w:rPr>
          <w:rFonts w:ascii="Times New Roman" w:hAnsi="Times New Roman" w:hint="eastAsia"/>
          <w:szCs w:val="24"/>
        </w:rPr>
        <w:t>7</w:t>
      </w:r>
      <w:r w:rsidRPr="0058115E">
        <w:rPr>
          <w:rFonts w:ascii="Times New Roman" w:hAnsi="Times New Roman" w:hint="eastAsia"/>
        </w:rPr>
        <w:t>等系统软件和</w:t>
      </w:r>
      <w:r w:rsidRPr="0058115E">
        <w:rPr>
          <w:rFonts w:ascii="Times New Roman" w:hAnsi="Times New Roman"/>
          <w:szCs w:val="24"/>
        </w:rPr>
        <w:t>Tomcat</w:t>
      </w:r>
      <w:r w:rsidRPr="0058115E">
        <w:rPr>
          <w:rFonts w:ascii="Times New Roman" w:hAnsi="Times New Roman" w:hint="eastAsia"/>
        </w:rPr>
        <w:t>、</w:t>
      </w:r>
      <w:r w:rsidRPr="0058115E">
        <w:rPr>
          <w:rFonts w:ascii="Times New Roman" w:hAnsi="Times New Roman" w:hint="eastAsia"/>
          <w:szCs w:val="24"/>
        </w:rPr>
        <w:t>Apache</w:t>
      </w:r>
      <w:r w:rsidRPr="0058115E">
        <w:rPr>
          <w:rFonts w:ascii="Times New Roman" w:hAnsi="Times New Roman" w:hint="eastAsia"/>
        </w:rPr>
        <w:t>、</w:t>
      </w:r>
      <w:r w:rsidRPr="0058115E">
        <w:rPr>
          <w:rFonts w:ascii="Times New Roman" w:hAnsi="Times New Roman"/>
          <w:szCs w:val="24"/>
        </w:rPr>
        <w:t>MySQL</w:t>
      </w:r>
      <w:r w:rsidRPr="0058115E">
        <w:rPr>
          <w:rFonts w:ascii="Times New Roman" w:hAnsi="Times New Roman" w:hint="eastAsia"/>
        </w:rPr>
        <w:t>、</w:t>
      </w:r>
      <w:r w:rsidRPr="0058115E">
        <w:rPr>
          <w:rFonts w:ascii="Times New Roman" w:hAnsi="Times New Roman" w:hint="eastAsia"/>
          <w:szCs w:val="24"/>
        </w:rPr>
        <w:t>MyEclipse</w:t>
      </w:r>
      <w:r w:rsidRPr="0058115E">
        <w:rPr>
          <w:rFonts w:ascii="Times New Roman" w:hAnsi="Times New Roman" w:hint="eastAsia"/>
        </w:rPr>
        <w:t>等应用软件，基本上满足了系统建设的需求。</w:t>
      </w:r>
    </w:p>
    <w:p w:rsidR="00F428C6" w:rsidRPr="0058115E" w:rsidRDefault="00F428C6">
      <w:pPr>
        <w:ind w:firstLine="480"/>
        <w:rPr>
          <w:rFonts w:ascii="Times New Roman" w:hAnsi="Times New Roman"/>
        </w:rPr>
      </w:pPr>
      <w:r w:rsidRPr="0058115E">
        <w:rPr>
          <w:rFonts w:ascii="Times New Roman" w:hAnsi="Times New Roman" w:hint="eastAsia"/>
        </w:rPr>
        <w:t>(2)</w:t>
      </w:r>
      <w:r w:rsidRPr="0058115E">
        <w:rPr>
          <w:rFonts w:ascii="Times New Roman" w:hAnsi="Times New Roman" w:hint="eastAsia"/>
        </w:rPr>
        <w:t>系统开发人员水平：本系统开发者已能熟练使用三大框架，数据库</w:t>
      </w:r>
      <w:r w:rsidRPr="0058115E">
        <w:rPr>
          <w:rFonts w:ascii="Times New Roman" w:hAnsi="Times New Roman" w:hint="eastAsia"/>
          <w:szCs w:val="24"/>
        </w:rPr>
        <w:t>MySQL</w:t>
      </w:r>
      <w:r w:rsidRPr="0058115E">
        <w:rPr>
          <w:rFonts w:ascii="Times New Roman" w:hAnsi="Times New Roman" w:hint="eastAsia"/>
        </w:rPr>
        <w:t>，</w:t>
      </w:r>
      <w:r w:rsidRPr="0058115E">
        <w:rPr>
          <w:rFonts w:ascii="Times New Roman" w:hAnsi="Times New Roman" w:hint="eastAsia"/>
          <w:szCs w:val="24"/>
        </w:rPr>
        <w:t>Apache</w:t>
      </w:r>
      <w:r w:rsidRPr="0058115E">
        <w:rPr>
          <w:rFonts w:ascii="Times New Roman" w:hAnsi="Times New Roman" w:hint="eastAsia"/>
        </w:rPr>
        <w:t>，</w:t>
      </w:r>
      <w:r w:rsidRPr="0058115E">
        <w:rPr>
          <w:rFonts w:ascii="Times New Roman" w:hAnsi="Times New Roman" w:hint="eastAsia"/>
          <w:szCs w:val="24"/>
        </w:rPr>
        <w:t>MyEclipse</w:t>
      </w:r>
      <w:r w:rsidRPr="0058115E">
        <w:rPr>
          <w:rFonts w:ascii="Times New Roman" w:hAnsi="Times New Roman" w:hint="eastAsia"/>
        </w:rPr>
        <w:t>，</w:t>
      </w:r>
      <w:r w:rsidRPr="0058115E">
        <w:rPr>
          <w:rFonts w:ascii="Times New Roman" w:hAnsi="Times New Roman" w:hint="eastAsia"/>
          <w:szCs w:val="24"/>
        </w:rPr>
        <w:t>Bootstrap</w:t>
      </w:r>
      <w:r w:rsidRPr="0058115E">
        <w:rPr>
          <w:rFonts w:ascii="Times New Roman" w:hAnsi="Times New Roman" w:hint="eastAsia"/>
        </w:rPr>
        <w:t>的等开发工具或技术，因此开发技术可行。</w:t>
      </w:r>
    </w:p>
    <w:p w:rsidR="00F428C6" w:rsidRPr="0058115E" w:rsidRDefault="00F428C6">
      <w:pPr>
        <w:ind w:firstLine="480"/>
        <w:rPr>
          <w:rFonts w:ascii="Times New Roman" w:hAnsi="Times New Roman"/>
        </w:rPr>
      </w:pPr>
      <w:r w:rsidRPr="0058115E">
        <w:rPr>
          <w:rFonts w:ascii="Times New Roman" w:hAnsi="Times New Roman" w:hint="eastAsia"/>
        </w:rPr>
        <w:t>(3)</w:t>
      </w:r>
      <w:r w:rsidRPr="0058115E">
        <w:rPr>
          <w:rFonts w:ascii="Times New Roman" w:hAnsi="Times New Roman" w:hint="eastAsia"/>
        </w:rPr>
        <w:t>技术支持：目前，网站建设技术已经非常成熟。使用目前所掌握的网站设计技术及工具，再加上云服务器管理，已可开发出本系统。</w:t>
      </w:r>
      <w:r w:rsidRPr="0058115E">
        <w:rPr>
          <w:rFonts w:ascii="Times New Roman" w:hAnsi="Times New Roman" w:hint="eastAsia"/>
        </w:rPr>
        <w:t xml:space="preserve"> </w:t>
      </w:r>
    </w:p>
    <w:p w:rsidR="00F428C6" w:rsidRPr="0058115E" w:rsidRDefault="00F428C6">
      <w:pPr>
        <w:ind w:firstLine="480"/>
        <w:rPr>
          <w:rFonts w:ascii="Times New Roman" w:hAnsi="Times New Roman"/>
        </w:rPr>
      </w:pPr>
      <w:r w:rsidRPr="0058115E">
        <w:rPr>
          <w:rFonts w:ascii="Times New Roman" w:hAnsi="Times New Roman" w:hint="eastAsia"/>
        </w:rPr>
        <w:t>综上分析，公路售票系统在技术开发上不存在难点，因此得出结论：公路售票系统在开发技术上是完全可行的。</w:t>
      </w:r>
    </w:p>
    <w:p w:rsidR="00F428C6" w:rsidRPr="0058115E" w:rsidRDefault="00F428C6" w:rsidP="00311668">
      <w:pPr>
        <w:pStyle w:val="2"/>
        <w:tabs>
          <w:tab w:val="left" w:pos="425"/>
        </w:tabs>
        <w:ind w:left="0"/>
        <w:rPr>
          <w:rFonts w:ascii="Times New Roman" w:eastAsia="宋体" w:hAnsi="Times New Roman"/>
          <w:sz w:val="24"/>
          <w:szCs w:val="24"/>
        </w:rPr>
      </w:pPr>
      <w:bookmarkStart w:id="81" w:name="_Toc383862602"/>
      <w:bookmarkStart w:id="82" w:name="_Toc383864669"/>
      <w:bookmarkStart w:id="83" w:name="_Toc383865194"/>
      <w:bookmarkStart w:id="84" w:name="_Toc385599513"/>
      <w:bookmarkStart w:id="85" w:name="_Toc448606851"/>
      <w:bookmarkStart w:id="86" w:name="_Toc448607147"/>
      <w:bookmarkStart w:id="87" w:name="_Toc448828508"/>
      <w:bookmarkStart w:id="88" w:name="_Toc450785052"/>
      <w:bookmarkStart w:id="89" w:name="_Toc292876434"/>
      <w:bookmarkStart w:id="90" w:name="_Toc261463260"/>
      <w:bookmarkStart w:id="91" w:name="_Toc261463992"/>
      <w:bookmarkStart w:id="92" w:name="_Toc261634873"/>
      <w:bookmarkStart w:id="93" w:name="_Toc261635423"/>
      <w:bookmarkStart w:id="94" w:name="_Toc261636233"/>
      <w:bookmarkStart w:id="95" w:name="_Toc289861320"/>
      <w:bookmarkStart w:id="96" w:name="_Toc292123502"/>
      <w:bookmarkStart w:id="97" w:name="_Toc292123741"/>
      <w:bookmarkStart w:id="98" w:name="_Toc292124306"/>
      <w:bookmarkStart w:id="99" w:name="_Toc292133827"/>
      <w:r w:rsidRPr="0058115E">
        <w:rPr>
          <w:rFonts w:ascii="Times New Roman" w:eastAsia="宋体" w:hAnsi="Times New Roman" w:hint="eastAsia"/>
          <w:sz w:val="24"/>
          <w:szCs w:val="24"/>
        </w:rPr>
        <w:lastRenderedPageBreak/>
        <w:t>经济可行性</w:t>
      </w:r>
      <w:bookmarkEnd w:id="81"/>
      <w:bookmarkEnd w:id="82"/>
      <w:bookmarkEnd w:id="83"/>
      <w:bookmarkEnd w:id="84"/>
      <w:bookmarkEnd w:id="85"/>
      <w:bookmarkEnd w:id="86"/>
      <w:bookmarkEnd w:id="87"/>
      <w:bookmarkEnd w:id="88"/>
    </w:p>
    <w:p w:rsidR="00F428C6" w:rsidRPr="0058115E" w:rsidRDefault="00F428C6">
      <w:pPr>
        <w:ind w:firstLine="480"/>
        <w:rPr>
          <w:rFonts w:ascii="Times New Roman" w:hAnsi="Times New Roman"/>
        </w:rPr>
      </w:pPr>
      <w:r w:rsidRPr="0058115E">
        <w:rPr>
          <w:rFonts w:ascii="Times New Roman" w:hAnsi="Times New Roman" w:hint="eastAsia"/>
        </w:rPr>
        <w:t>经济可行性分析主要是对整个项目的投资及所产生的经济效益进行分析，具体包括成本、收益等。根据目前系统情况，实现此系统主要包括以下几个方面费用：</w:t>
      </w:r>
    </w:p>
    <w:p w:rsidR="00F428C6" w:rsidRPr="0058115E" w:rsidRDefault="00F428C6">
      <w:pPr>
        <w:ind w:firstLine="480"/>
        <w:rPr>
          <w:rFonts w:ascii="Times New Roman" w:hAnsi="Times New Roman"/>
        </w:rPr>
      </w:pPr>
      <w:r w:rsidRPr="0058115E">
        <w:rPr>
          <w:rFonts w:ascii="Times New Roman" w:hAnsi="Times New Roman" w:hint="eastAsia"/>
        </w:rPr>
        <w:t>硬件：普通的电脑一台，价格在三千元人民币左右。</w:t>
      </w:r>
    </w:p>
    <w:p w:rsidR="00F428C6" w:rsidRPr="0058115E" w:rsidRDefault="00F428C6">
      <w:pPr>
        <w:ind w:firstLine="480"/>
        <w:rPr>
          <w:rFonts w:ascii="Times New Roman" w:hAnsi="Times New Roman"/>
        </w:rPr>
      </w:pPr>
      <w:r w:rsidRPr="0058115E">
        <w:rPr>
          <w:rFonts w:ascii="Times New Roman" w:hAnsi="Times New Roman" w:hint="eastAsia"/>
        </w:rPr>
        <w:t>软件：安装</w:t>
      </w:r>
      <w:r w:rsidRPr="0058115E">
        <w:rPr>
          <w:rFonts w:ascii="Times New Roman" w:hAnsi="Times New Roman" w:hint="eastAsia"/>
          <w:szCs w:val="24"/>
        </w:rPr>
        <w:t>WindowsXP</w:t>
      </w:r>
      <w:r w:rsidRPr="0058115E">
        <w:rPr>
          <w:rFonts w:ascii="Times New Roman" w:hAnsi="Times New Roman" w:hint="eastAsia"/>
        </w:rPr>
        <w:t>、</w:t>
      </w:r>
      <w:r w:rsidRPr="0058115E">
        <w:rPr>
          <w:rFonts w:ascii="Times New Roman" w:hAnsi="Times New Roman" w:hint="eastAsia"/>
          <w:szCs w:val="24"/>
        </w:rPr>
        <w:t>Windows7</w:t>
      </w:r>
      <w:r w:rsidRPr="0058115E">
        <w:rPr>
          <w:rFonts w:ascii="Times New Roman" w:hAnsi="Times New Roman" w:hint="eastAsia"/>
        </w:rPr>
        <w:t>等其中一种操作系统，可免费下载。</w:t>
      </w:r>
    </w:p>
    <w:p w:rsidR="00F428C6" w:rsidRPr="0058115E" w:rsidRDefault="00F428C6">
      <w:pPr>
        <w:ind w:firstLine="480"/>
        <w:rPr>
          <w:rFonts w:ascii="Times New Roman" w:hAnsi="Times New Roman"/>
        </w:rPr>
      </w:pPr>
      <w:r w:rsidRPr="0058115E">
        <w:rPr>
          <w:rFonts w:ascii="Times New Roman" w:hAnsi="Times New Roman" w:hint="eastAsia"/>
          <w:szCs w:val="24"/>
        </w:rPr>
        <w:t>MyEclipse</w:t>
      </w:r>
      <w:r w:rsidRPr="0058115E">
        <w:rPr>
          <w:rFonts w:ascii="Times New Roman" w:hAnsi="Times New Roman" w:hint="eastAsia"/>
        </w:rPr>
        <w:t>软件，官方网站免费下载；</w:t>
      </w:r>
    </w:p>
    <w:p w:rsidR="00F428C6" w:rsidRPr="0058115E" w:rsidRDefault="00F428C6">
      <w:pPr>
        <w:ind w:firstLine="480"/>
        <w:rPr>
          <w:rFonts w:ascii="Times New Roman" w:hAnsi="Times New Roman"/>
        </w:rPr>
      </w:pPr>
      <w:r w:rsidRPr="0058115E">
        <w:rPr>
          <w:rFonts w:ascii="Times New Roman" w:hAnsi="Times New Roman" w:hint="eastAsia"/>
          <w:szCs w:val="24"/>
        </w:rPr>
        <w:t>Tomcat</w:t>
      </w:r>
      <w:r w:rsidRPr="0058115E">
        <w:rPr>
          <w:rFonts w:ascii="Times New Roman" w:hAnsi="Times New Roman" w:hint="eastAsia"/>
        </w:rPr>
        <w:t>服务器</w:t>
      </w:r>
      <w:r w:rsidRPr="0058115E">
        <w:rPr>
          <w:rFonts w:ascii="Times New Roman" w:hAnsi="Times New Roman" w:hint="eastAsia"/>
        </w:rPr>
        <w:t xml:space="preserve">, </w:t>
      </w:r>
      <w:r w:rsidRPr="0058115E">
        <w:rPr>
          <w:rFonts w:ascii="Times New Roman" w:hAnsi="Times New Roman" w:hint="eastAsia"/>
        </w:rPr>
        <w:t>官方网站免费下载；</w:t>
      </w:r>
    </w:p>
    <w:p w:rsidR="00F428C6" w:rsidRPr="0058115E" w:rsidRDefault="00F428C6">
      <w:pPr>
        <w:ind w:firstLine="480"/>
        <w:rPr>
          <w:rFonts w:ascii="Times New Roman" w:hAnsi="Times New Roman"/>
        </w:rPr>
      </w:pPr>
      <w:r w:rsidRPr="0058115E">
        <w:rPr>
          <w:rFonts w:ascii="Times New Roman" w:hAnsi="Times New Roman" w:hint="eastAsia"/>
          <w:szCs w:val="24"/>
        </w:rPr>
        <w:t>Apache</w:t>
      </w:r>
      <w:r w:rsidRPr="0058115E">
        <w:rPr>
          <w:rFonts w:ascii="Times New Roman" w:hAnsi="Times New Roman" w:hint="eastAsia"/>
        </w:rPr>
        <w:t>服务器</w:t>
      </w:r>
      <w:r w:rsidRPr="0058115E">
        <w:rPr>
          <w:rFonts w:ascii="Times New Roman" w:hAnsi="Times New Roman" w:hint="eastAsia"/>
        </w:rPr>
        <w:t xml:space="preserve">, </w:t>
      </w:r>
      <w:r w:rsidRPr="0058115E">
        <w:rPr>
          <w:rFonts w:ascii="Times New Roman" w:hAnsi="Times New Roman" w:hint="eastAsia"/>
        </w:rPr>
        <w:t>官方网站免费下载；</w:t>
      </w:r>
    </w:p>
    <w:p w:rsidR="00F428C6" w:rsidRPr="0058115E" w:rsidRDefault="00F428C6">
      <w:pPr>
        <w:ind w:firstLine="480"/>
        <w:rPr>
          <w:rFonts w:ascii="Times New Roman" w:hAnsi="Times New Roman"/>
        </w:rPr>
      </w:pPr>
      <w:r w:rsidRPr="0058115E">
        <w:rPr>
          <w:rFonts w:ascii="Times New Roman" w:hAnsi="Times New Roman" w:hint="eastAsia"/>
          <w:szCs w:val="24"/>
        </w:rPr>
        <w:t>Navicat for MySQL</w:t>
      </w:r>
      <w:r w:rsidRPr="0058115E">
        <w:rPr>
          <w:rFonts w:ascii="Times New Roman" w:hAnsi="Times New Roman" w:hint="eastAsia"/>
        </w:rPr>
        <w:t>软件，官方网站免费下载；</w:t>
      </w:r>
    </w:p>
    <w:p w:rsidR="00F428C6" w:rsidRPr="0058115E" w:rsidRDefault="00F428C6">
      <w:pPr>
        <w:ind w:firstLine="480"/>
        <w:rPr>
          <w:rFonts w:ascii="Times New Roman" w:hAnsi="Times New Roman"/>
        </w:rPr>
      </w:pPr>
      <w:r w:rsidRPr="0058115E">
        <w:rPr>
          <w:rFonts w:ascii="Times New Roman" w:hAnsi="Times New Roman" w:hint="eastAsia"/>
          <w:szCs w:val="24"/>
        </w:rPr>
        <w:t>MySQL</w:t>
      </w:r>
      <w:r w:rsidRPr="0058115E">
        <w:rPr>
          <w:rFonts w:ascii="Times New Roman" w:hAnsi="Times New Roman" w:hint="eastAsia"/>
        </w:rPr>
        <w:t>数据库</w:t>
      </w:r>
      <w:r w:rsidRPr="0058115E">
        <w:rPr>
          <w:rFonts w:ascii="Times New Roman" w:hAnsi="Times New Roman" w:hint="eastAsia"/>
        </w:rPr>
        <w:t>,</w:t>
      </w:r>
      <w:r w:rsidRPr="0058115E">
        <w:rPr>
          <w:rFonts w:ascii="Times New Roman" w:hAnsi="Times New Roman" w:hint="eastAsia"/>
        </w:rPr>
        <w:t>官方网站免费下载。</w:t>
      </w:r>
    </w:p>
    <w:p w:rsidR="00F428C6" w:rsidRPr="0058115E" w:rsidRDefault="00F428C6">
      <w:pPr>
        <w:ind w:firstLine="480"/>
        <w:rPr>
          <w:rFonts w:ascii="Times New Roman" w:hAnsi="Times New Roman"/>
        </w:rPr>
      </w:pPr>
      <w:r w:rsidRPr="0058115E">
        <w:rPr>
          <w:rFonts w:ascii="Times New Roman" w:hAnsi="Times New Roman" w:hint="eastAsia"/>
        </w:rPr>
        <w:t>总计成本约三千人民币，对于一个带开发的系统来说压力可忽略不计，因为很多开发软件都是可免费下载。因此得出结论：开发公路售票系统在经济可行上是完全可行的。</w:t>
      </w:r>
    </w:p>
    <w:p w:rsidR="00F428C6" w:rsidRPr="0058115E" w:rsidRDefault="00F428C6" w:rsidP="00311668">
      <w:pPr>
        <w:pStyle w:val="2"/>
        <w:tabs>
          <w:tab w:val="left" w:pos="425"/>
        </w:tabs>
        <w:ind w:left="0"/>
        <w:rPr>
          <w:rFonts w:ascii="Times New Roman" w:eastAsia="宋体" w:hAnsi="Times New Roman"/>
          <w:sz w:val="24"/>
          <w:szCs w:val="24"/>
        </w:rPr>
      </w:pPr>
      <w:bookmarkStart w:id="100" w:name="_Toc289861321"/>
      <w:bookmarkStart w:id="101" w:name="_Toc292123503"/>
      <w:bookmarkStart w:id="102" w:name="_Toc292123742"/>
      <w:bookmarkStart w:id="103" w:name="_Toc292124307"/>
      <w:bookmarkStart w:id="104" w:name="_Toc292133828"/>
      <w:bookmarkStart w:id="105" w:name="_Toc292876435"/>
      <w:bookmarkStart w:id="106" w:name="_Toc261636234"/>
      <w:bookmarkStart w:id="107" w:name="_Toc261635424"/>
      <w:bookmarkStart w:id="108" w:name="_Toc261634874"/>
      <w:bookmarkStart w:id="109" w:name="_Toc261463993"/>
      <w:bookmarkStart w:id="110" w:name="_Toc261463261"/>
      <w:bookmarkStart w:id="111" w:name="_Toc230260685"/>
      <w:bookmarkStart w:id="112" w:name="_Toc230256095"/>
      <w:bookmarkStart w:id="113" w:name="_Toc230256005"/>
      <w:bookmarkStart w:id="114" w:name="_Toc230255622"/>
      <w:bookmarkStart w:id="115" w:name="_Toc230107164"/>
      <w:bookmarkEnd w:id="89"/>
      <w:bookmarkEnd w:id="90"/>
      <w:bookmarkEnd w:id="91"/>
      <w:bookmarkEnd w:id="92"/>
      <w:bookmarkEnd w:id="93"/>
      <w:bookmarkEnd w:id="94"/>
      <w:bookmarkEnd w:id="95"/>
      <w:bookmarkEnd w:id="96"/>
      <w:bookmarkEnd w:id="97"/>
      <w:bookmarkEnd w:id="98"/>
      <w:bookmarkEnd w:id="99"/>
      <w:r w:rsidRPr="0058115E">
        <w:rPr>
          <w:rFonts w:ascii="Times New Roman" w:eastAsia="宋体" w:hAnsi="Times New Roman" w:hint="eastAsia"/>
          <w:sz w:val="24"/>
          <w:szCs w:val="24"/>
        </w:rPr>
        <w:t xml:space="preserve"> </w:t>
      </w:r>
      <w:bookmarkStart w:id="116" w:name="_Toc383862603"/>
      <w:bookmarkStart w:id="117" w:name="_Toc383864670"/>
      <w:bookmarkStart w:id="118" w:name="_Toc383865195"/>
      <w:bookmarkStart w:id="119" w:name="_Toc385599514"/>
      <w:bookmarkStart w:id="120" w:name="_Toc448606852"/>
      <w:bookmarkStart w:id="121" w:name="_Toc448607148"/>
      <w:bookmarkStart w:id="122" w:name="_Toc448828509"/>
      <w:bookmarkStart w:id="123" w:name="_Toc450785053"/>
      <w:r w:rsidRPr="0058115E">
        <w:rPr>
          <w:rFonts w:ascii="Times New Roman" w:eastAsia="宋体" w:hAnsi="Times New Roman" w:hint="eastAsia"/>
          <w:sz w:val="24"/>
          <w:szCs w:val="24"/>
        </w:rPr>
        <w:t>操作可行性</w:t>
      </w:r>
      <w:bookmarkEnd w:id="116"/>
      <w:bookmarkEnd w:id="117"/>
      <w:bookmarkEnd w:id="118"/>
      <w:bookmarkEnd w:id="119"/>
      <w:bookmarkEnd w:id="120"/>
      <w:bookmarkEnd w:id="121"/>
      <w:bookmarkEnd w:id="122"/>
      <w:bookmarkEnd w:id="123"/>
    </w:p>
    <w:p w:rsidR="00F428C6" w:rsidRPr="0058115E" w:rsidRDefault="00F428C6">
      <w:pPr>
        <w:ind w:firstLine="480"/>
        <w:rPr>
          <w:rFonts w:ascii="Times New Roman" w:hAnsi="Times New Roman"/>
        </w:rPr>
      </w:pPr>
      <w:r w:rsidRPr="0058115E">
        <w:rPr>
          <w:rFonts w:ascii="Times New Roman" w:hAnsi="Times New Roman" w:hint="eastAsia"/>
        </w:rPr>
        <w:t>操作可行性是指系统的操作方式在这个用户组织内是否可行。系统的操作可行性主要包括客户端用户操作的可行性和服务端管理者操作的可行性。</w:t>
      </w:r>
    </w:p>
    <w:p w:rsidR="00F428C6" w:rsidRPr="0058115E" w:rsidRDefault="00F428C6">
      <w:pPr>
        <w:ind w:firstLine="480"/>
        <w:rPr>
          <w:rFonts w:ascii="Times New Roman" w:hAnsi="Times New Roman"/>
        </w:rPr>
      </w:pPr>
      <w:r w:rsidRPr="0058115E">
        <w:rPr>
          <w:rFonts w:ascii="Times New Roman" w:hAnsi="Times New Roman" w:hint="eastAsia"/>
        </w:rPr>
        <w:t>(1)</w:t>
      </w:r>
      <w:r w:rsidRPr="0058115E">
        <w:rPr>
          <w:rFonts w:ascii="Times New Roman" w:hAnsi="Times New Roman" w:hint="eastAsia"/>
        </w:rPr>
        <w:t>用户操作的可行性：</w:t>
      </w:r>
      <w:r w:rsidRPr="0058115E">
        <w:rPr>
          <w:rFonts w:ascii="Times New Roman" w:hAnsi="Times New Roman" w:hint="eastAsia"/>
        </w:rPr>
        <w:t xml:space="preserve"> </w:t>
      </w:r>
      <w:r w:rsidRPr="0058115E">
        <w:rPr>
          <w:rFonts w:ascii="Times New Roman" w:hAnsi="Times New Roman" w:hint="eastAsia"/>
        </w:rPr>
        <w:t>界面简单且优美，旅客能够简单易了的进行查票，确定后便可登录或者注册，然后购票，不需要太多繁琐操作，确定后即可支付。</w:t>
      </w:r>
    </w:p>
    <w:p w:rsidR="00F428C6" w:rsidRPr="0058115E" w:rsidRDefault="00F428C6">
      <w:pPr>
        <w:ind w:firstLine="480"/>
        <w:rPr>
          <w:rFonts w:ascii="Times New Roman" w:hAnsi="Times New Roman"/>
        </w:rPr>
      </w:pPr>
      <w:r w:rsidRPr="0058115E">
        <w:rPr>
          <w:rFonts w:ascii="Times New Roman" w:hAnsi="Times New Roman" w:hint="eastAsia"/>
        </w:rPr>
        <w:t>(2)</w:t>
      </w:r>
      <w:r w:rsidRPr="0058115E">
        <w:rPr>
          <w:rFonts w:ascii="Times New Roman" w:hAnsi="Times New Roman" w:hint="eastAsia"/>
        </w:rPr>
        <w:t>管理者操作的可行性：对于客运来说，后台必须实现对车辆，司机，车票，始发地点</w:t>
      </w:r>
      <w:r w:rsidRPr="0058115E">
        <w:rPr>
          <w:rFonts w:ascii="Times New Roman" w:hAnsi="Times New Roman"/>
        </w:rPr>
        <w:t>，发车时间，对客户信息的等方面处理的功能。系统后台是基于</w:t>
      </w:r>
      <w:r w:rsidRPr="0058115E">
        <w:rPr>
          <w:rFonts w:ascii="Times New Roman" w:hAnsi="Times New Roman"/>
        </w:rPr>
        <w:t>SpringMVC</w:t>
      </w:r>
      <w:r w:rsidRPr="0058115E">
        <w:rPr>
          <w:rFonts w:ascii="Times New Roman" w:hAnsi="Times New Roman"/>
        </w:rPr>
        <w:t>，前台基于</w:t>
      </w:r>
      <w:r w:rsidRPr="0058115E">
        <w:rPr>
          <w:rFonts w:ascii="Times New Roman" w:hAnsi="Times New Roman"/>
        </w:rPr>
        <w:t>Bootstrap</w:t>
      </w:r>
      <w:r w:rsidRPr="0058115E">
        <w:rPr>
          <w:rFonts w:ascii="Times New Roman" w:hAnsi="Times New Roman"/>
        </w:rPr>
        <w:t>来进行开发，对于管</w:t>
      </w:r>
      <w:r w:rsidRPr="0058115E">
        <w:rPr>
          <w:rFonts w:ascii="Times New Roman" w:hAnsi="Times New Roman" w:hint="eastAsia"/>
        </w:rPr>
        <w:t>理者，无论是界面操作还是管理都有着简单顺畅体验。</w:t>
      </w:r>
    </w:p>
    <w:p w:rsidR="00F428C6" w:rsidRPr="0058115E" w:rsidRDefault="00F428C6">
      <w:pPr>
        <w:ind w:firstLine="480"/>
        <w:rPr>
          <w:rFonts w:ascii="Times New Roman" w:hAnsi="Times New Roman"/>
        </w:rPr>
      </w:pPr>
      <w:r w:rsidRPr="0058115E">
        <w:rPr>
          <w:rFonts w:ascii="Times New Roman" w:hAnsi="Times New Roman" w:hint="eastAsia"/>
        </w:rPr>
        <w:t>综上分析，校公路售系统在旅客还是管理者的操作上都是可行的，因此得出结论：本系统的可操作性是完全可行的。</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F428C6" w:rsidRPr="0058115E" w:rsidRDefault="00F428C6" w:rsidP="00C91AAA">
      <w:pPr>
        <w:pStyle w:val="2"/>
        <w:tabs>
          <w:tab w:val="left" w:pos="425"/>
        </w:tabs>
        <w:ind w:left="0"/>
        <w:rPr>
          <w:rFonts w:ascii="Times New Roman" w:eastAsia="宋体" w:hAnsi="Times New Roman"/>
          <w:sz w:val="24"/>
          <w:szCs w:val="24"/>
        </w:rPr>
      </w:pPr>
      <w:bookmarkStart w:id="124" w:name="_Toc289861322"/>
      <w:bookmarkStart w:id="125" w:name="_Toc292123504"/>
      <w:bookmarkStart w:id="126" w:name="_Toc292123743"/>
      <w:bookmarkStart w:id="127" w:name="_Toc292124308"/>
      <w:bookmarkStart w:id="128" w:name="_Toc292133829"/>
      <w:bookmarkStart w:id="129" w:name="_Toc292876436"/>
      <w:bookmarkStart w:id="130" w:name="_Toc383862604"/>
      <w:bookmarkStart w:id="131" w:name="_Toc383864671"/>
      <w:bookmarkStart w:id="132" w:name="_Toc383865196"/>
      <w:bookmarkStart w:id="133" w:name="_Toc385599515"/>
      <w:bookmarkStart w:id="134" w:name="_Toc448606853"/>
      <w:bookmarkStart w:id="135" w:name="_Toc448607149"/>
      <w:bookmarkStart w:id="136" w:name="_Toc448828510"/>
      <w:bookmarkStart w:id="137" w:name="_Toc450785054"/>
      <w:r w:rsidRPr="0058115E">
        <w:rPr>
          <w:rFonts w:ascii="Times New Roman" w:eastAsia="宋体" w:hAnsi="Times New Roman" w:hint="eastAsia"/>
          <w:sz w:val="24"/>
          <w:szCs w:val="24"/>
        </w:rPr>
        <w:t>法律可行性</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F428C6" w:rsidRPr="0058115E" w:rsidRDefault="00F428C6">
      <w:pPr>
        <w:ind w:firstLine="480"/>
        <w:rPr>
          <w:rFonts w:ascii="Times New Roman" w:hAnsi="Times New Roman"/>
        </w:rPr>
      </w:pPr>
      <w:r w:rsidRPr="0058115E">
        <w:rPr>
          <w:rFonts w:ascii="Times New Roman" w:hAnsi="Times New Roman" w:hint="eastAsia"/>
          <w:lang w:val="zh-CN"/>
        </w:rPr>
        <w:t>本</w:t>
      </w:r>
      <w:r w:rsidRPr="0058115E">
        <w:rPr>
          <w:rFonts w:ascii="Times New Roman" w:hAnsi="Times New Roman" w:hint="eastAsia"/>
        </w:rPr>
        <w:t>公路销售系统完全自主开发，完全按照软件的开发流程进行，本系统采用的技术完全是开源技术，一些功能虽然与其它购书网站相似，但纯属参考与借鉴改进，并无完全复制使用，在法律方面没有任何侵权行为。</w:t>
      </w:r>
    </w:p>
    <w:p w:rsidR="00F428C6" w:rsidRPr="0058115E" w:rsidRDefault="00F428C6">
      <w:pPr>
        <w:ind w:firstLine="480"/>
        <w:rPr>
          <w:rFonts w:ascii="Times New Roman" w:hAnsi="Times New Roman"/>
        </w:rPr>
      </w:pPr>
      <w:r w:rsidRPr="0058115E">
        <w:rPr>
          <w:rFonts w:ascii="Times New Roman" w:hAnsi="Times New Roman" w:hint="eastAsia"/>
        </w:rPr>
        <w:t>综上分析，得出结论：本系统在法律方面是完全可行的。</w:t>
      </w:r>
    </w:p>
    <w:p w:rsidR="00F428C6" w:rsidRPr="0058115E" w:rsidRDefault="00F428C6" w:rsidP="00C91AAA">
      <w:pPr>
        <w:pStyle w:val="2"/>
        <w:tabs>
          <w:tab w:val="left" w:pos="425"/>
        </w:tabs>
        <w:ind w:left="0"/>
        <w:rPr>
          <w:rFonts w:ascii="Times New Roman" w:eastAsia="宋体" w:hAnsi="Times New Roman"/>
          <w:sz w:val="24"/>
          <w:szCs w:val="24"/>
        </w:rPr>
      </w:pPr>
      <w:bookmarkStart w:id="138" w:name="_Toc383862605"/>
      <w:bookmarkStart w:id="139" w:name="_Toc383864672"/>
      <w:bookmarkStart w:id="140" w:name="_Toc383865197"/>
      <w:bookmarkStart w:id="141" w:name="_Toc385599516"/>
      <w:bookmarkStart w:id="142" w:name="_Toc448606854"/>
      <w:bookmarkStart w:id="143" w:name="_Toc448607150"/>
      <w:bookmarkStart w:id="144" w:name="_Toc448828511"/>
      <w:bookmarkStart w:id="145" w:name="_Toc450785055"/>
      <w:r w:rsidRPr="0058115E">
        <w:rPr>
          <w:rFonts w:ascii="Times New Roman" w:eastAsia="宋体" w:hAnsi="Times New Roman" w:hint="eastAsia"/>
          <w:sz w:val="24"/>
          <w:szCs w:val="24"/>
        </w:rPr>
        <w:t>可行性分析结论</w:t>
      </w:r>
      <w:bookmarkEnd w:id="138"/>
      <w:bookmarkEnd w:id="139"/>
      <w:bookmarkEnd w:id="140"/>
      <w:bookmarkEnd w:id="141"/>
      <w:bookmarkEnd w:id="142"/>
      <w:bookmarkEnd w:id="143"/>
      <w:bookmarkEnd w:id="144"/>
      <w:bookmarkEnd w:id="145"/>
    </w:p>
    <w:p w:rsidR="00F428C6" w:rsidRPr="0058115E" w:rsidRDefault="00F428C6">
      <w:pPr>
        <w:ind w:firstLine="480"/>
        <w:rPr>
          <w:rFonts w:ascii="Times New Roman" w:hAnsi="Times New Roman"/>
        </w:rPr>
      </w:pPr>
      <w:r w:rsidRPr="0058115E">
        <w:rPr>
          <w:rFonts w:ascii="Times New Roman" w:hAnsi="Times New Roman" w:hint="eastAsia"/>
        </w:rPr>
        <w:t>可行性研究结论：可行。</w:t>
      </w:r>
    </w:p>
    <w:p w:rsidR="00326F9C" w:rsidRDefault="00F428C6" w:rsidP="00326F9C">
      <w:pPr>
        <w:ind w:firstLine="480"/>
        <w:rPr>
          <w:rFonts w:ascii="Times New Roman" w:hAnsi="Times New Roman" w:hint="eastAsia"/>
        </w:rPr>
      </w:pPr>
      <w:r w:rsidRPr="0058115E">
        <w:rPr>
          <w:rFonts w:ascii="Times New Roman" w:hAnsi="Times New Roman" w:hint="eastAsia"/>
        </w:rPr>
        <w:lastRenderedPageBreak/>
        <w:t>可行性研究说明：通过以上各方面对本系统的分析，本系统在技术、操作、经济、法律方面均可行。该系统能满足项目任务提出所需要的各项功能，实现对旅客信息以及车次信息方便快捷的管理，提高购票还是车票的信息的管理，使用户能够更加方便快捷地体验购票流程。</w:t>
      </w:r>
    </w:p>
    <w:p w:rsidR="00F428C6" w:rsidRPr="0058115E" w:rsidRDefault="00F428C6" w:rsidP="00311668">
      <w:pPr>
        <w:pStyle w:val="1"/>
        <w:ind w:left="0"/>
        <w:rPr>
          <w:rFonts w:ascii="Times New Roman" w:eastAsia="宋体" w:hAnsi="Times New Roman"/>
        </w:rPr>
      </w:pPr>
      <w:bookmarkStart w:id="146" w:name="_Toc383862606"/>
      <w:bookmarkStart w:id="147" w:name="_Toc383864673"/>
      <w:bookmarkStart w:id="148" w:name="_Toc383865198"/>
      <w:bookmarkStart w:id="149" w:name="_Toc385599517"/>
      <w:bookmarkStart w:id="150" w:name="_Toc448606855"/>
      <w:bookmarkStart w:id="151" w:name="_Toc448607151"/>
      <w:bookmarkStart w:id="152" w:name="_Toc448828512"/>
      <w:bookmarkStart w:id="153" w:name="_Toc450785056"/>
      <w:r w:rsidRPr="0058115E">
        <w:rPr>
          <w:rFonts w:ascii="Times New Roman" w:eastAsia="宋体" w:hAnsi="Times New Roman" w:hint="eastAsia"/>
        </w:rPr>
        <w:t>系统需求分析</w:t>
      </w:r>
      <w:bookmarkEnd w:id="146"/>
      <w:bookmarkEnd w:id="147"/>
      <w:bookmarkEnd w:id="148"/>
      <w:bookmarkEnd w:id="149"/>
      <w:bookmarkEnd w:id="150"/>
      <w:bookmarkEnd w:id="151"/>
      <w:bookmarkEnd w:id="152"/>
      <w:bookmarkEnd w:id="153"/>
    </w:p>
    <w:p w:rsidR="00F428C6" w:rsidRPr="0058115E" w:rsidRDefault="00F428C6">
      <w:pPr>
        <w:ind w:firstLine="480"/>
        <w:rPr>
          <w:rFonts w:ascii="Times New Roman" w:hAnsi="Times New Roman"/>
        </w:rPr>
      </w:pPr>
      <w:r w:rsidRPr="0058115E">
        <w:rPr>
          <w:rFonts w:ascii="Times New Roman" w:hAnsi="Times New Roman" w:hint="eastAsia"/>
        </w:rPr>
        <w:t>作为能够替代传统的窗口购票的新一代网上售票系统，主要能够将操作简单，运行高效，管理清晰的功能体现出来，再客户端以及管理员端都有着各自不同的需求。</w:t>
      </w:r>
    </w:p>
    <w:p w:rsidR="00F428C6" w:rsidRPr="0058115E" w:rsidRDefault="00F428C6">
      <w:pPr>
        <w:ind w:firstLine="480"/>
        <w:rPr>
          <w:rFonts w:ascii="Times New Roman" w:hAnsi="Times New Roman"/>
        </w:rPr>
      </w:pPr>
      <w:r w:rsidRPr="0058115E">
        <w:rPr>
          <w:rFonts w:ascii="Times New Roman" w:hAnsi="Times New Roman" w:hint="eastAsia"/>
        </w:rPr>
        <w:t>客户端，用户在打开首页时，不用登陆便可查询所有班次信息，之后登陆后才能进行购票或者设置个人信息以及查询个人购买记录等操作。</w:t>
      </w:r>
    </w:p>
    <w:p w:rsidR="00F428C6" w:rsidRPr="0058115E" w:rsidRDefault="00F428C6">
      <w:pPr>
        <w:ind w:firstLine="480"/>
        <w:rPr>
          <w:rFonts w:ascii="Times New Roman" w:hAnsi="Times New Roman"/>
        </w:rPr>
      </w:pPr>
      <w:r w:rsidRPr="0058115E">
        <w:rPr>
          <w:rFonts w:ascii="Times New Roman" w:hAnsi="Times New Roman" w:hint="eastAsia"/>
        </w:rPr>
        <w:t>管理员端，对于网上售票系统，后台的信息更新尤为重要。车辆的录入，司机信息录入，车票信息的录入以及客户信息的管理都必须要实现，各个功能清晰可分，不混淆。</w:t>
      </w:r>
    </w:p>
    <w:p w:rsidR="00F428C6" w:rsidRPr="0058115E" w:rsidRDefault="00F428C6">
      <w:pPr>
        <w:pStyle w:val="af5"/>
        <w:ind w:firstLine="480"/>
        <w:rPr>
          <w:rFonts w:ascii="Times New Roman" w:hAnsi="Times New Roman"/>
        </w:rPr>
      </w:pPr>
      <w:r w:rsidRPr="0058115E">
        <w:rPr>
          <w:rFonts w:ascii="Times New Roman" w:hAnsi="Times New Roman" w:hint="eastAsia"/>
        </w:rPr>
        <w:t>网站开发前提便是根据用户最高需求而来，有了需求便可快速开发出完整的系统。</w:t>
      </w:r>
    </w:p>
    <w:p w:rsidR="00F428C6" w:rsidRPr="0058115E" w:rsidRDefault="00F428C6" w:rsidP="00C91AAA">
      <w:pPr>
        <w:pStyle w:val="2"/>
        <w:tabs>
          <w:tab w:val="left" w:pos="425"/>
        </w:tabs>
        <w:ind w:left="0"/>
        <w:rPr>
          <w:rFonts w:ascii="Times New Roman" w:eastAsia="宋体" w:hAnsi="Times New Roman"/>
          <w:sz w:val="24"/>
          <w:szCs w:val="24"/>
        </w:rPr>
      </w:pPr>
      <w:bookmarkStart w:id="154" w:name="_Toc289861323"/>
      <w:bookmarkStart w:id="155" w:name="_Toc292123506"/>
      <w:bookmarkStart w:id="156" w:name="_Toc292123745"/>
      <w:bookmarkStart w:id="157" w:name="_Toc292124310"/>
      <w:bookmarkStart w:id="158" w:name="_Toc292133831"/>
      <w:bookmarkStart w:id="159" w:name="_Toc292876438"/>
      <w:bookmarkStart w:id="160" w:name="_Toc383862607"/>
      <w:bookmarkStart w:id="161" w:name="_Toc383864674"/>
      <w:bookmarkStart w:id="162" w:name="_Toc383865199"/>
      <w:bookmarkStart w:id="163" w:name="_Toc385599518"/>
      <w:bookmarkStart w:id="164" w:name="_Toc448606856"/>
      <w:bookmarkStart w:id="165" w:name="_Toc448607152"/>
      <w:bookmarkStart w:id="166" w:name="_Toc448828513"/>
      <w:bookmarkStart w:id="167" w:name="_Toc450785057"/>
      <w:bookmarkStart w:id="168" w:name="_Toc230256006"/>
      <w:bookmarkStart w:id="169" w:name="_Toc230255623"/>
      <w:bookmarkStart w:id="170" w:name="_Toc261463994"/>
      <w:bookmarkStart w:id="171" w:name="_Toc261636235"/>
      <w:bookmarkStart w:id="172" w:name="_Toc261634875"/>
      <w:bookmarkStart w:id="173" w:name="_Toc230256096"/>
      <w:bookmarkStart w:id="174" w:name="_Toc261635425"/>
      <w:bookmarkStart w:id="175" w:name="_Toc261463262"/>
      <w:bookmarkStart w:id="176" w:name="_Toc230260686"/>
      <w:bookmarkStart w:id="177" w:name="_Toc230107165"/>
      <w:r w:rsidRPr="0058115E">
        <w:rPr>
          <w:rFonts w:ascii="Times New Roman" w:eastAsia="宋体" w:hAnsi="Times New Roman" w:hint="eastAsia"/>
          <w:sz w:val="24"/>
          <w:szCs w:val="24"/>
        </w:rPr>
        <w:t>系统业务流程</w:t>
      </w:r>
      <w:bookmarkEnd w:id="154"/>
      <w:bookmarkEnd w:id="155"/>
      <w:bookmarkEnd w:id="156"/>
      <w:bookmarkEnd w:id="157"/>
      <w:bookmarkEnd w:id="158"/>
      <w:bookmarkEnd w:id="159"/>
      <w:r w:rsidRPr="0058115E">
        <w:rPr>
          <w:rFonts w:ascii="Times New Roman" w:eastAsia="宋体" w:hAnsi="Times New Roman" w:hint="eastAsia"/>
          <w:sz w:val="24"/>
          <w:szCs w:val="24"/>
        </w:rPr>
        <w:t>分析</w:t>
      </w:r>
      <w:bookmarkEnd w:id="160"/>
      <w:bookmarkEnd w:id="161"/>
      <w:bookmarkEnd w:id="162"/>
      <w:bookmarkEnd w:id="163"/>
      <w:bookmarkEnd w:id="164"/>
      <w:bookmarkEnd w:id="165"/>
      <w:bookmarkEnd w:id="166"/>
      <w:bookmarkEnd w:id="167"/>
    </w:p>
    <w:p w:rsidR="00F428C6" w:rsidRPr="0058115E" w:rsidRDefault="00F428C6">
      <w:pPr>
        <w:ind w:firstLine="480"/>
        <w:rPr>
          <w:rFonts w:ascii="Times New Roman" w:hAnsi="Times New Roman"/>
        </w:rPr>
      </w:pPr>
      <w:r w:rsidRPr="0058115E">
        <w:rPr>
          <w:rFonts w:ascii="Times New Roman" w:hAnsi="Times New Roman" w:hint="eastAsia"/>
        </w:rPr>
        <w:t>业务流程分析</w:t>
      </w:r>
      <w:r w:rsidRPr="0058115E">
        <w:rPr>
          <w:rFonts w:ascii="Times New Roman" w:hAnsi="Times New Roman"/>
        </w:rPr>
        <w:t>是对业务功能分析的进一步细化，从而得到业务流程图，</w:t>
      </w:r>
      <w:r w:rsidRPr="0058115E">
        <w:rPr>
          <w:rFonts w:ascii="Times New Roman" w:hAnsi="Times New Roman" w:hint="eastAsia"/>
        </w:rPr>
        <w:t>能很好地</w:t>
      </w:r>
      <w:r w:rsidRPr="0058115E">
        <w:rPr>
          <w:rFonts w:ascii="Times New Roman" w:hAnsi="Times New Roman"/>
        </w:rPr>
        <w:t>反映企业业务处理过程的</w:t>
      </w:r>
      <w:r w:rsidRPr="0058115E">
        <w:rPr>
          <w:rFonts w:ascii="Times New Roman" w:hAnsi="Times New Roman" w:hint="eastAsia"/>
        </w:rPr>
        <w:t>“流水账</w:t>
      </w:r>
      <w:r w:rsidRPr="0058115E">
        <w:rPr>
          <w:rFonts w:ascii="Times New Roman" w:hAnsi="Times New Roman"/>
        </w:rPr>
        <w:t>本</w:t>
      </w:r>
      <w:r w:rsidRPr="0058115E">
        <w:rPr>
          <w:rFonts w:ascii="Times New Roman" w:hAnsi="Times New Roman" w:hint="eastAsia"/>
        </w:rPr>
        <w:t>”，</w:t>
      </w:r>
      <w:r w:rsidRPr="0058115E">
        <w:rPr>
          <w:rFonts w:ascii="Times New Roman" w:hAnsi="Times New Roman"/>
        </w:rPr>
        <w:t>帮助确定流程工作与合作建模的基本要素，更好地分析理解其同其他要素的关系，例如业务目标、业务策略、面对的问题、产生的影响、组织机构参与者或者相关的企业架构。</w:t>
      </w:r>
    </w:p>
    <w:p w:rsidR="00F428C6" w:rsidRPr="0058115E" w:rsidRDefault="00F428C6" w:rsidP="00311668">
      <w:pPr>
        <w:pStyle w:val="3"/>
        <w:ind w:left="0"/>
        <w:rPr>
          <w:rFonts w:ascii="Times New Roman" w:hAnsi="Times New Roman"/>
          <w:szCs w:val="24"/>
        </w:rPr>
      </w:pPr>
      <w:bookmarkStart w:id="178" w:name="_Toc138013218"/>
      <w:bookmarkStart w:id="179" w:name="_Toc170580804"/>
      <w:bookmarkStart w:id="180" w:name="_Toc170578571"/>
      <w:bookmarkStart w:id="181" w:name="_Toc136767436"/>
      <w:bookmarkStart w:id="182" w:name="_Toc137230871"/>
      <w:bookmarkStart w:id="183" w:name="_Toc137323740"/>
      <w:bookmarkStart w:id="184" w:name="_Toc138012862"/>
      <w:bookmarkStart w:id="185" w:name="_Toc138013062"/>
      <w:bookmarkStart w:id="186" w:name="_Toc138013140"/>
      <w:bookmarkStart w:id="187" w:name="_Toc170743754"/>
      <w:bookmarkStart w:id="188" w:name="_Toc138021660"/>
      <w:bookmarkStart w:id="189" w:name="_Toc138026829"/>
      <w:bookmarkStart w:id="190" w:name="_Toc138027067"/>
      <w:bookmarkStart w:id="191" w:name="_Toc292133832"/>
      <w:bookmarkStart w:id="192" w:name="_Toc292876439"/>
      <w:bookmarkStart w:id="193" w:name="_Toc292123746"/>
      <w:bookmarkStart w:id="194" w:name="_Toc138169987"/>
      <w:bookmarkStart w:id="195" w:name="_Toc383862608"/>
      <w:bookmarkStart w:id="196" w:name="_Toc138173409"/>
      <w:bookmarkStart w:id="197" w:name="_Toc138104600"/>
      <w:bookmarkStart w:id="198" w:name="_Toc292124311"/>
      <w:bookmarkStart w:id="199" w:name="_Toc383865200"/>
      <w:bookmarkStart w:id="200" w:name="_Toc383864675"/>
      <w:bookmarkStart w:id="201" w:name="_Toc170743316"/>
      <w:bookmarkStart w:id="202" w:name="_Toc289861324"/>
      <w:bookmarkStart w:id="203" w:name="_Toc385599519"/>
      <w:bookmarkStart w:id="204" w:name="_Toc448607153"/>
      <w:bookmarkStart w:id="205" w:name="_Toc448828514"/>
      <w:bookmarkStart w:id="206" w:name="_Toc170669054"/>
      <w:bookmarkStart w:id="207" w:name="_Toc292123507"/>
      <w:bookmarkStart w:id="208" w:name="_Toc138170068"/>
      <w:bookmarkStart w:id="209" w:name="_Toc450785058"/>
      <w:r w:rsidRPr="0058115E">
        <w:rPr>
          <w:rFonts w:ascii="Times New Roman" w:hAnsi="Times New Roman"/>
          <w:szCs w:val="24"/>
        </w:rPr>
        <w:t>业务流程图符号说明</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F428C6" w:rsidRPr="0058115E" w:rsidRDefault="00F428C6">
      <w:pPr>
        <w:ind w:firstLine="480"/>
        <w:rPr>
          <w:rFonts w:ascii="Times New Roman" w:hAnsi="Times New Roman"/>
        </w:rPr>
      </w:pPr>
      <w:r w:rsidRPr="0058115E">
        <w:rPr>
          <w:rFonts w:ascii="Times New Roman" w:hAnsi="Times New Roman" w:hint="eastAsia"/>
        </w:rPr>
        <w:t>业务流程图是直观描述系统业务处理由开始到结束整个过程的非结构化图形工具，</w:t>
      </w:r>
      <w:r w:rsidRPr="0058115E">
        <w:rPr>
          <w:rFonts w:ascii="Times New Roman" w:hAnsi="Times New Roman"/>
        </w:rPr>
        <w:t>业务流程图描述的是完整的业务流程，以业务处理过程为中心，一般没有数据的概念。</w:t>
      </w:r>
      <w:bookmarkStart w:id="210" w:name="_Toc292124312"/>
      <w:bookmarkStart w:id="211" w:name="_Toc292133833"/>
      <w:bookmarkStart w:id="212" w:name="_Toc170669055"/>
      <w:bookmarkStart w:id="213" w:name="_Toc170580805"/>
      <w:bookmarkStart w:id="214" w:name="_Toc170578572"/>
      <w:bookmarkStart w:id="215" w:name="_Toc292123747"/>
      <w:bookmarkStart w:id="216" w:name="_Toc292876440"/>
      <w:bookmarkStart w:id="217" w:name="_Toc170743755"/>
      <w:bookmarkStart w:id="218" w:name="_Toc289861325"/>
      <w:bookmarkStart w:id="219" w:name="_Toc292123508"/>
      <w:bookmarkStart w:id="220" w:name="_Toc170743317"/>
    </w:p>
    <w:p w:rsidR="00F428C6" w:rsidRPr="0058115E" w:rsidRDefault="00F428C6" w:rsidP="00311668">
      <w:pPr>
        <w:pStyle w:val="3"/>
        <w:ind w:left="0"/>
        <w:rPr>
          <w:rFonts w:ascii="Times New Roman" w:hAnsi="Times New Roman"/>
          <w:szCs w:val="24"/>
        </w:rPr>
      </w:pPr>
      <w:bookmarkStart w:id="221" w:name="_Toc383862609"/>
      <w:bookmarkStart w:id="222" w:name="_Toc383864676"/>
      <w:bookmarkStart w:id="223" w:name="_Toc383865201"/>
      <w:bookmarkStart w:id="224" w:name="_Toc385599520"/>
      <w:bookmarkStart w:id="225" w:name="_Toc448607154"/>
      <w:bookmarkStart w:id="226" w:name="_Toc448828515"/>
      <w:bookmarkStart w:id="227" w:name="_Toc450785059"/>
      <w:r w:rsidRPr="0058115E">
        <w:rPr>
          <w:rFonts w:ascii="Times New Roman" w:hAnsi="Times New Roman" w:hint="eastAsia"/>
          <w:szCs w:val="24"/>
        </w:rPr>
        <w:t>业务</w:t>
      </w:r>
      <w:r w:rsidR="00311668" w:rsidRPr="0058115E">
        <w:rPr>
          <w:rFonts w:ascii="Times New Roman" w:hAnsi="Times New Roman" w:hint="eastAsia"/>
          <w:szCs w:val="24"/>
        </w:rPr>
        <w:t>操作</w:t>
      </w:r>
      <w:r w:rsidRPr="0058115E">
        <w:rPr>
          <w:rFonts w:ascii="Times New Roman" w:hAnsi="Times New Roman" w:hint="eastAsia"/>
          <w:szCs w:val="24"/>
        </w:rPr>
        <w:t>流程图</w:t>
      </w:r>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F428C6" w:rsidRPr="0058115E" w:rsidRDefault="00F428C6">
      <w:pPr>
        <w:autoSpaceDE w:val="0"/>
        <w:autoSpaceDN w:val="0"/>
        <w:adjustRightInd w:val="0"/>
        <w:ind w:firstLine="480"/>
        <w:rPr>
          <w:rFonts w:ascii="Times New Roman" w:hAnsi="Times New Roman" w:cs="宋?"/>
          <w:color w:val="000000"/>
          <w:kern w:val="0"/>
          <w:szCs w:val="24"/>
        </w:rPr>
      </w:pPr>
      <w:r w:rsidRPr="0058115E">
        <w:rPr>
          <w:rFonts w:ascii="Times New Roman" w:hAnsi="Times New Roman" w:hint="eastAsia"/>
        </w:rPr>
        <w:t>用户在浏览器打开首页后，</w:t>
      </w:r>
      <w:r w:rsidRPr="0058115E">
        <w:rPr>
          <w:rFonts w:ascii="Times New Roman" w:hAnsi="Times New Roman" w:cs="宋?"/>
          <w:color w:val="000000"/>
          <w:kern w:val="0"/>
          <w:szCs w:val="24"/>
        </w:rPr>
        <w:t>用户提供互联网在线功能操作界面，接收用户数据输入，提交用户查票、购票、订单管理等业务。</w:t>
      </w:r>
      <w:r w:rsidRPr="0058115E">
        <w:rPr>
          <w:rFonts w:ascii="Times New Roman" w:hAnsi="Times New Roman" w:cs="宋?" w:hint="eastAsia"/>
          <w:color w:val="000000"/>
          <w:kern w:val="0"/>
          <w:szCs w:val="24"/>
        </w:rPr>
        <w:t>具体功能及流程如下：</w:t>
      </w:r>
    </w:p>
    <w:p w:rsidR="00F428C6" w:rsidRPr="0058115E" w:rsidRDefault="00B70D75">
      <w:pPr>
        <w:pStyle w:val="af1"/>
        <w:snapToGrid w:val="0"/>
        <w:spacing w:beforeLines="100" w:before="326"/>
        <w:ind w:firstLineChars="0" w:firstLine="0"/>
        <w:rPr>
          <w:rFonts w:ascii="Times New Roman" w:eastAsia="宋体" w:hAnsi="Times New Roman"/>
        </w:rPr>
      </w:pPr>
      <w:r w:rsidRPr="0058115E">
        <w:rPr>
          <w:rFonts w:ascii="Times New Roman" w:eastAsia="宋体" w:hAnsi="Times New Roman"/>
          <w:noProof/>
        </w:rPr>
        <w:lastRenderedPageBreak/>
        <w:drawing>
          <wp:inline distT="0" distB="0" distL="0" distR="0" wp14:anchorId="75408FE0" wp14:editId="48DC8746">
            <wp:extent cx="4229100" cy="1581150"/>
            <wp:effectExtent l="0" t="0" r="0" b="0"/>
            <wp:docPr id="9" name="图片 1"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绘图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1581150"/>
                    </a:xfrm>
                    <a:prstGeom prst="rect">
                      <a:avLst/>
                    </a:prstGeom>
                    <a:noFill/>
                    <a:ln>
                      <a:noFill/>
                    </a:ln>
                  </pic:spPr>
                </pic:pic>
              </a:graphicData>
            </a:graphic>
          </wp:inline>
        </w:drawing>
      </w:r>
    </w:p>
    <w:p w:rsidR="00F428C6" w:rsidRPr="00C91AAA" w:rsidRDefault="00F428C6">
      <w:pPr>
        <w:pStyle w:val="af1"/>
        <w:snapToGrid w:val="0"/>
        <w:ind w:firstLineChars="0" w:firstLine="0"/>
      </w:pPr>
      <w:r w:rsidRPr="00C91AAA">
        <w:t>图</w:t>
      </w:r>
      <w:r w:rsidRPr="00C91AAA">
        <w:rPr>
          <w:rFonts w:hint="eastAsia"/>
        </w:rPr>
        <w:t>3-1</w:t>
      </w:r>
      <w:r w:rsidR="00C91AAA" w:rsidRPr="00C91AAA">
        <w:t xml:space="preserve"> </w:t>
      </w:r>
      <w:r w:rsidRPr="00C91AAA">
        <w:rPr>
          <w:rFonts w:hint="eastAsia"/>
        </w:rPr>
        <w:t>旅客购票</w:t>
      </w:r>
      <w:r w:rsidRPr="00C91AAA">
        <w:t>流程图</w:t>
      </w:r>
    </w:p>
    <w:p w:rsidR="00F428C6" w:rsidRPr="0058115E" w:rsidRDefault="00F428C6">
      <w:pPr>
        <w:pStyle w:val="af1"/>
        <w:snapToGrid w:val="0"/>
        <w:ind w:firstLineChars="0" w:firstLine="0"/>
        <w:jc w:val="both"/>
        <w:rPr>
          <w:rFonts w:ascii="Times New Roman" w:eastAsia="宋体" w:hAnsi="Times New Roman"/>
        </w:rPr>
      </w:pPr>
    </w:p>
    <w:p w:rsidR="00F428C6" w:rsidRPr="0058115E" w:rsidRDefault="00F428C6">
      <w:pPr>
        <w:pStyle w:val="af1"/>
        <w:ind w:firstLine="480"/>
        <w:jc w:val="both"/>
        <w:rPr>
          <w:rFonts w:ascii="Times New Roman" w:eastAsia="宋体" w:hAnsi="Times New Roman"/>
        </w:rPr>
      </w:pPr>
      <w:r w:rsidRPr="0058115E">
        <w:rPr>
          <w:rFonts w:ascii="Times New Roman" w:eastAsia="宋体" w:hAnsi="Times New Roman" w:hint="eastAsia"/>
          <w:kern w:val="2"/>
          <w:sz w:val="24"/>
        </w:rPr>
        <w:t>旅客打开首页后，点击“个人资料”时，系统会先检测是否登录，若没有登录则跳到登录页面让旅客登录，没有账号系统则会跳到注册页面让旅客注册账号。登录后便可编辑个人资料。具体流程如下。</w:t>
      </w:r>
    </w:p>
    <w:p w:rsidR="00F428C6" w:rsidRPr="0058115E" w:rsidRDefault="00F428C6">
      <w:pPr>
        <w:pStyle w:val="af1"/>
        <w:ind w:firstLine="420"/>
        <w:jc w:val="both"/>
        <w:rPr>
          <w:rFonts w:ascii="Times New Roman" w:eastAsia="宋体" w:hAnsi="Times New Roman"/>
        </w:rPr>
      </w:pPr>
    </w:p>
    <w:p w:rsidR="00F428C6" w:rsidRPr="0058115E" w:rsidRDefault="00B70D75">
      <w:pPr>
        <w:snapToGrid w:val="0"/>
        <w:spacing w:line="240" w:lineRule="auto"/>
        <w:ind w:firstLineChars="0" w:firstLine="0"/>
        <w:jc w:val="center"/>
        <w:rPr>
          <w:rFonts w:ascii="Times New Roman" w:hAnsi="Times New Roman"/>
          <w:color w:val="000000"/>
        </w:rPr>
      </w:pPr>
      <w:r w:rsidRPr="0058115E">
        <w:rPr>
          <w:rFonts w:ascii="Times New Roman" w:hAnsi="Times New Roman"/>
          <w:noProof/>
          <w:color w:val="000000"/>
        </w:rPr>
        <w:drawing>
          <wp:inline distT="0" distB="0" distL="0" distR="0" wp14:anchorId="4F3E6EDB" wp14:editId="292FAD03">
            <wp:extent cx="3895725" cy="4143375"/>
            <wp:effectExtent l="0" t="0" r="9525" b="9525"/>
            <wp:docPr id="2" name="图片 2"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绘图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725" cy="4143375"/>
                    </a:xfrm>
                    <a:prstGeom prst="rect">
                      <a:avLst/>
                    </a:prstGeom>
                    <a:noFill/>
                    <a:ln>
                      <a:noFill/>
                    </a:ln>
                  </pic:spPr>
                </pic:pic>
              </a:graphicData>
            </a:graphic>
          </wp:inline>
        </w:drawing>
      </w:r>
    </w:p>
    <w:p w:rsidR="00F428C6" w:rsidRPr="00C91AAA" w:rsidRDefault="00F428C6">
      <w:pPr>
        <w:pStyle w:val="af1"/>
        <w:ind w:firstLineChars="0" w:firstLine="0"/>
      </w:pPr>
      <w:r w:rsidRPr="00C91AAA">
        <w:t>图</w:t>
      </w:r>
      <w:r w:rsidRPr="00C91AAA">
        <w:rPr>
          <w:rFonts w:hint="eastAsia"/>
        </w:rPr>
        <w:t>3-2</w:t>
      </w:r>
      <w:r w:rsidR="00C91AAA" w:rsidRPr="00C91AAA">
        <w:t xml:space="preserve"> </w:t>
      </w:r>
      <w:r w:rsidRPr="00C91AAA">
        <w:rPr>
          <w:rFonts w:hint="eastAsia"/>
        </w:rPr>
        <w:t>用户会员浏览我的订单</w:t>
      </w:r>
      <w:r w:rsidRPr="00C91AAA">
        <w:t>流程图</w:t>
      </w:r>
    </w:p>
    <w:p w:rsidR="00F428C6" w:rsidRPr="0058115E" w:rsidRDefault="00F428C6">
      <w:pPr>
        <w:pStyle w:val="af1"/>
        <w:spacing w:line="240" w:lineRule="auto"/>
        <w:ind w:firstLineChars="0" w:firstLine="0"/>
        <w:rPr>
          <w:rFonts w:ascii="Times New Roman" w:eastAsia="宋体" w:hAnsi="Times New Roman"/>
        </w:rPr>
      </w:pPr>
    </w:p>
    <w:p w:rsidR="00F428C6" w:rsidRPr="0058115E" w:rsidRDefault="00F428C6" w:rsidP="00C91AAA">
      <w:pPr>
        <w:pStyle w:val="2"/>
        <w:tabs>
          <w:tab w:val="left" w:pos="425"/>
        </w:tabs>
        <w:ind w:left="0"/>
        <w:rPr>
          <w:rFonts w:ascii="Times New Roman" w:eastAsia="宋体" w:hAnsi="Times New Roman"/>
          <w:sz w:val="24"/>
          <w:szCs w:val="24"/>
        </w:rPr>
      </w:pPr>
      <w:bookmarkStart w:id="228" w:name="_Toc289861326"/>
      <w:bookmarkStart w:id="229" w:name="_Toc292123509"/>
      <w:bookmarkStart w:id="230" w:name="_Toc292123748"/>
      <w:bookmarkStart w:id="231" w:name="_Toc292124313"/>
      <w:bookmarkStart w:id="232" w:name="_Toc292133834"/>
      <w:bookmarkStart w:id="233" w:name="_Toc292876441"/>
      <w:bookmarkStart w:id="234" w:name="_Toc383862610"/>
      <w:bookmarkStart w:id="235" w:name="_Toc383864677"/>
      <w:bookmarkStart w:id="236" w:name="_Toc383865202"/>
      <w:bookmarkStart w:id="237" w:name="_Toc385599521"/>
      <w:bookmarkStart w:id="238" w:name="_Toc448606857"/>
      <w:bookmarkStart w:id="239" w:name="_Toc448607155"/>
      <w:bookmarkStart w:id="240" w:name="_Toc448828516"/>
      <w:bookmarkStart w:id="241" w:name="_Toc450785060"/>
      <w:bookmarkStart w:id="242" w:name="_Toc230256008"/>
      <w:bookmarkStart w:id="243" w:name="_Toc199410482"/>
      <w:bookmarkStart w:id="244" w:name="_Toc230107167"/>
      <w:bookmarkStart w:id="245" w:name="_Toc261463263"/>
      <w:bookmarkStart w:id="246" w:name="_Toc230256098"/>
      <w:bookmarkStart w:id="247" w:name="_Toc261634876"/>
      <w:bookmarkStart w:id="248" w:name="_Toc230260688"/>
      <w:bookmarkStart w:id="249" w:name="_Toc261463995"/>
      <w:bookmarkStart w:id="250" w:name="_Toc230255625"/>
      <w:bookmarkStart w:id="251" w:name="_Toc261636236"/>
      <w:bookmarkStart w:id="252" w:name="_Toc261635426"/>
      <w:bookmarkEnd w:id="168"/>
      <w:bookmarkEnd w:id="169"/>
      <w:bookmarkEnd w:id="170"/>
      <w:bookmarkEnd w:id="171"/>
      <w:bookmarkEnd w:id="172"/>
      <w:bookmarkEnd w:id="173"/>
      <w:bookmarkEnd w:id="174"/>
      <w:bookmarkEnd w:id="175"/>
      <w:bookmarkEnd w:id="176"/>
      <w:bookmarkEnd w:id="177"/>
      <w:r w:rsidRPr="0058115E">
        <w:rPr>
          <w:rFonts w:ascii="Times New Roman" w:eastAsia="宋体" w:hAnsi="Times New Roman" w:hint="eastAsia"/>
          <w:sz w:val="24"/>
          <w:szCs w:val="24"/>
        </w:rPr>
        <w:t>系统功能分析</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rsidR="00F428C6" w:rsidRPr="0058115E" w:rsidRDefault="00F428C6">
      <w:pPr>
        <w:ind w:firstLine="480"/>
        <w:rPr>
          <w:rFonts w:ascii="Times New Roman" w:hAnsi="Times New Roman"/>
        </w:rPr>
      </w:pPr>
      <w:r w:rsidRPr="0058115E">
        <w:rPr>
          <w:rFonts w:ascii="Times New Roman" w:hAnsi="Times New Roman" w:hint="eastAsia"/>
        </w:rPr>
        <w:t>模块设计是针对系统结构图中的每个模块定义其内外部特性的工作，即模块说明。网上售票系统主要模块说明如下。</w:t>
      </w:r>
    </w:p>
    <w:p w:rsidR="00F428C6" w:rsidRPr="0058115E" w:rsidRDefault="00F428C6">
      <w:pPr>
        <w:ind w:firstLine="480"/>
        <w:rPr>
          <w:rFonts w:ascii="Times New Roman" w:hAnsi="Times New Roman"/>
        </w:rPr>
      </w:pPr>
      <w:r w:rsidRPr="0058115E">
        <w:rPr>
          <w:rFonts w:ascii="Times New Roman" w:hAnsi="Times New Roman" w:hint="eastAsia"/>
        </w:rPr>
        <w:lastRenderedPageBreak/>
        <w:t>满足大部分用户的需求，实现旅客查询班次，订票，付款以及反馈等功能的流程。系统主要包含客户端和服务端，其前端和后台管理端的各项功能分别如下描述。</w:t>
      </w:r>
    </w:p>
    <w:p w:rsidR="00F428C6" w:rsidRPr="0058115E" w:rsidRDefault="00F428C6" w:rsidP="00311668">
      <w:pPr>
        <w:pStyle w:val="3"/>
        <w:ind w:left="0"/>
        <w:rPr>
          <w:rFonts w:ascii="Times New Roman" w:hAnsi="Times New Roman"/>
          <w:szCs w:val="24"/>
        </w:rPr>
      </w:pPr>
      <w:bookmarkStart w:id="253" w:name="_Toc448828517"/>
      <w:bookmarkStart w:id="254" w:name="_Toc385599522"/>
      <w:bookmarkStart w:id="255" w:name="_Toc448607156"/>
      <w:bookmarkStart w:id="256" w:name="_Toc450785061"/>
      <w:r w:rsidRPr="0058115E">
        <w:rPr>
          <w:rFonts w:ascii="Times New Roman" w:hAnsi="Times New Roman" w:hint="eastAsia"/>
          <w:szCs w:val="24"/>
        </w:rPr>
        <w:t>前端功能</w:t>
      </w:r>
      <w:bookmarkEnd w:id="253"/>
      <w:bookmarkEnd w:id="254"/>
      <w:bookmarkEnd w:id="255"/>
      <w:bookmarkEnd w:id="256"/>
    </w:p>
    <w:p w:rsidR="00F428C6" w:rsidRPr="0058115E" w:rsidRDefault="00F428C6">
      <w:pPr>
        <w:ind w:firstLine="480"/>
        <w:rPr>
          <w:rFonts w:ascii="Times New Roman" w:hAnsi="Times New Roman"/>
        </w:rPr>
      </w:pPr>
      <w:r w:rsidRPr="0058115E">
        <w:rPr>
          <w:rFonts w:ascii="Times New Roman" w:hAnsi="Times New Roman" w:hint="eastAsia"/>
        </w:rPr>
        <w:t xml:space="preserve">(1) </w:t>
      </w:r>
      <w:r w:rsidRPr="0058115E">
        <w:rPr>
          <w:rFonts w:ascii="Times New Roman" w:hAnsi="Times New Roman" w:hint="eastAsia"/>
        </w:rPr>
        <w:t>旅客管理功能</w:t>
      </w:r>
      <w:r w:rsidRPr="0058115E">
        <w:rPr>
          <w:rFonts w:ascii="Times New Roman" w:hAnsi="Times New Roman" w:hint="eastAsia"/>
        </w:rPr>
        <w:t xml:space="preserve"> </w:t>
      </w:r>
    </w:p>
    <w:p w:rsidR="00F428C6" w:rsidRPr="0058115E" w:rsidRDefault="00F428C6">
      <w:pPr>
        <w:ind w:left="480" w:firstLineChars="0" w:firstLine="0"/>
        <w:rPr>
          <w:rFonts w:ascii="Times New Roman" w:hAnsi="Times New Roman"/>
        </w:rPr>
      </w:pPr>
      <w:r w:rsidRPr="0058115E">
        <w:rPr>
          <w:rFonts w:ascii="Times New Roman" w:hAnsi="Times New Roman" w:hint="eastAsia"/>
        </w:rPr>
        <w:t>旅客管理可以使用用例图来描述，见图</w:t>
      </w:r>
      <w:r w:rsidRPr="0058115E">
        <w:rPr>
          <w:rFonts w:ascii="Times New Roman" w:hAnsi="Times New Roman" w:hint="eastAsia"/>
        </w:rPr>
        <w:t>3-3</w:t>
      </w:r>
      <w:r w:rsidRPr="0058115E">
        <w:rPr>
          <w:rFonts w:ascii="Times New Roman" w:hAnsi="Times New Roman" w:hint="eastAsia"/>
        </w:rPr>
        <w:t>，管理员可以进行以下操作</w:t>
      </w:r>
    </w:p>
    <w:p w:rsidR="00F428C6" w:rsidRPr="0058115E" w:rsidRDefault="00F428C6">
      <w:pPr>
        <w:ind w:firstLine="480"/>
        <w:rPr>
          <w:rFonts w:ascii="Times New Roman" w:hAnsi="Times New Roman"/>
        </w:rPr>
      </w:pPr>
      <w:r w:rsidRPr="0058115E">
        <w:rPr>
          <w:rFonts w:ascii="Times New Roman" w:hAnsi="Times New Roman" w:hint="eastAsia"/>
        </w:rPr>
        <w:t>①打开首页，便可查询所有想要的班次信息；</w:t>
      </w:r>
    </w:p>
    <w:p w:rsidR="00F428C6" w:rsidRPr="0058115E" w:rsidRDefault="00F428C6">
      <w:pPr>
        <w:ind w:firstLine="480"/>
        <w:rPr>
          <w:rFonts w:ascii="Times New Roman" w:hAnsi="Times New Roman"/>
        </w:rPr>
      </w:pPr>
      <w:r w:rsidRPr="0058115E">
        <w:rPr>
          <w:rFonts w:ascii="Times New Roman" w:hAnsi="Times New Roman" w:hint="eastAsia"/>
        </w:rPr>
        <w:t>②预订车票；</w:t>
      </w:r>
    </w:p>
    <w:p w:rsidR="00F428C6" w:rsidRPr="0058115E" w:rsidRDefault="00F428C6">
      <w:pPr>
        <w:ind w:firstLine="480"/>
        <w:rPr>
          <w:rFonts w:ascii="Times New Roman" w:hAnsi="Times New Roman"/>
        </w:rPr>
      </w:pPr>
      <w:r w:rsidRPr="0058115E">
        <w:rPr>
          <w:rFonts w:ascii="Times New Roman" w:hAnsi="Times New Roman" w:hint="eastAsia"/>
        </w:rPr>
        <w:t>③确认车票并付款；</w:t>
      </w:r>
    </w:p>
    <w:p w:rsidR="00F428C6" w:rsidRPr="0058115E" w:rsidRDefault="00F428C6">
      <w:pPr>
        <w:ind w:firstLine="480"/>
        <w:rPr>
          <w:rFonts w:ascii="Times New Roman" w:hAnsi="Times New Roman"/>
        </w:rPr>
      </w:pPr>
      <w:r w:rsidRPr="0058115E">
        <w:rPr>
          <w:rFonts w:ascii="Times New Roman" w:hAnsi="Times New Roman" w:hint="eastAsia"/>
        </w:rPr>
        <w:t>④个人中心，可以查看我的基本信息，包括个人昵称、生日、性别、绑定手机号或是查看我的订单、查看我的个人资料、修改我的个人资料、修改密码。</w:t>
      </w:r>
    </w:p>
    <w:p w:rsidR="00F428C6" w:rsidRPr="0058115E" w:rsidRDefault="00F428C6">
      <w:pPr>
        <w:ind w:firstLine="480"/>
        <w:rPr>
          <w:rFonts w:ascii="Times New Roman" w:hAnsi="Times New Roman"/>
        </w:rPr>
      </w:pPr>
    </w:p>
    <w:p w:rsidR="00F428C6" w:rsidRPr="0058115E" w:rsidRDefault="00F428C6">
      <w:pPr>
        <w:snapToGrid w:val="0"/>
        <w:spacing w:line="240" w:lineRule="auto"/>
        <w:ind w:firstLineChars="0" w:firstLine="0"/>
        <w:jc w:val="left"/>
        <w:rPr>
          <w:rFonts w:ascii="Times New Roman" w:hAnsi="Times New Roman"/>
        </w:rPr>
      </w:pPr>
      <w:r w:rsidRPr="0058115E">
        <w:rPr>
          <w:rFonts w:ascii="Times New Roman" w:hAnsi="Times New Roman" w:hint="eastAsia"/>
        </w:rPr>
        <w:t xml:space="preserve">               </w:t>
      </w:r>
      <w:r w:rsidR="00B70D75" w:rsidRPr="0058115E">
        <w:rPr>
          <w:rFonts w:ascii="Times New Roman" w:hAnsi="Times New Roman" w:hint="eastAsia"/>
          <w:noProof/>
        </w:rPr>
        <w:drawing>
          <wp:inline distT="0" distB="0" distL="0" distR="0" wp14:anchorId="250D23AF" wp14:editId="041EB104">
            <wp:extent cx="3600450" cy="2419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450" cy="2419350"/>
                    </a:xfrm>
                    <a:prstGeom prst="rect">
                      <a:avLst/>
                    </a:prstGeom>
                    <a:noFill/>
                    <a:ln>
                      <a:noFill/>
                    </a:ln>
                  </pic:spPr>
                </pic:pic>
              </a:graphicData>
            </a:graphic>
          </wp:inline>
        </w:drawing>
      </w:r>
    </w:p>
    <w:p w:rsidR="00F428C6" w:rsidRPr="00C91AAA" w:rsidRDefault="00F428C6">
      <w:pPr>
        <w:pStyle w:val="af1"/>
        <w:ind w:firstLineChars="0" w:firstLine="0"/>
      </w:pPr>
      <w:r w:rsidRPr="00C91AAA">
        <w:rPr>
          <w:rFonts w:hint="eastAsia"/>
        </w:rPr>
        <w:t>图3-3</w:t>
      </w:r>
      <w:r w:rsidR="00C91AAA" w:rsidRPr="00C91AAA">
        <w:t xml:space="preserve"> </w:t>
      </w:r>
      <w:r w:rsidRPr="00C91AAA">
        <w:rPr>
          <w:rFonts w:hint="eastAsia"/>
        </w:rPr>
        <w:t>旅客用例图</w:t>
      </w:r>
    </w:p>
    <w:p w:rsidR="00F428C6" w:rsidRPr="0058115E" w:rsidRDefault="00F428C6">
      <w:pPr>
        <w:ind w:firstLine="480"/>
        <w:rPr>
          <w:rFonts w:ascii="Times New Roman" w:hAnsi="Times New Roman"/>
        </w:rPr>
      </w:pPr>
    </w:p>
    <w:p w:rsidR="00F428C6" w:rsidRPr="0058115E" w:rsidRDefault="00F428C6" w:rsidP="00311668">
      <w:pPr>
        <w:pStyle w:val="3"/>
        <w:ind w:left="0"/>
        <w:rPr>
          <w:rFonts w:ascii="Times New Roman" w:hAnsi="Times New Roman"/>
          <w:szCs w:val="24"/>
        </w:rPr>
      </w:pPr>
      <w:bookmarkStart w:id="257" w:name="_Toc385599523"/>
      <w:bookmarkStart w:id="258" w:name="_Toc448607157"/>
      <w:bookmarkStart w:id="259" w:name="_Toc448828518"/>
      <w:bookmarkStart w:id="260" w:name="_Toc450785062"/>
      <w:r w:rsidRPr="0058115E">
        <w:rPr>
          <w:rFonts w:ascii="Times New Roman" w:hAnsi="Times New Roman" w:hint="eastAsia"/>
          <w:szCs w:val="24"/>
        </w:rPr>
        <w:t>后台管理端功能</w:t>
      </w:r>
      <w:bookmarkEnd w:id="257"/>
      <w:bookmarkEnd w:id="258"/>
      <w:bookmarkEnd w:id="259"/>
      <w:bookmarkEnd w:id="260"/>
    </w:p>
    <w:p w:rsidR="00F428C6" w:rsidRPr="0058115E" w:rsidRDefault="00F428C6">
      <w:pPr>
        <w:numPr>
          <w:ilvl w:val="0"/>
          <w:numId w:val="15"/>
        </w:numPr>
        <w:ind w:firstLineChars="0"/>
        <w:rPr>
          <w:rFonts w:ascii="Times New Roman" w:hAnsi="Times New Roman"/>
        </w:rPr>
      </w:pPr>
      <w:r w:rsidRPr="0058115E">
        <w:rPr>
          <w:rFonts w:ascii="Times New Roman" w:hAnsi="Times New Roman" w:hint="eastAsia"/>
        </w:rPr>
        <w:t>管理员管理功能</w:t>
      </w:r>
    </w:p>
    <w:p w:rsidR="00F428C6" w:rsidRPr="0058115E" w:rsidRDefault="00F428C6">
      <w:pPr>
        <w:ind w:left="480" w:firstLineChars="0" w:firstLine="0"/>
        <w:rPr>
          <w:rFonts w:ascii="Times New Roman" w:hAnsi="Times New Roman"/>
        </w:rPr>
      </w:pPr>
      <w:r w:rsidRPr="0058115E">
        <w:rPr>
          <w:rFonts w:ascii="Times New Roman" w:hAnsi="Times New Roman" w:hint="eastAsia"/>
        </w:rPr>
        <w:t>管理员管理可以使用用例图来描述，如图</w:t>
      </w:r>
      <w:r w:rsidRPr="0058115E">
        <w:rPr>
          <w:rFonts w:ascii="Times New Roman" w:hAnsi="Times New Roman" w:hint="eastAsia"/>
        </w:rPr>
        <w:t>3-4</w:t>
      </w:r>
      <w:r w:rsidRPr="0058115E">
        <w:rPr>
          <w:rFonts w:ascii="Times New Roman" w:hAnsi="Times New Roman" w:hint="eastAsia"/>
        </w:rPr>
        <w:t>所示，管理员可以进行以下操作</w:t>
      </w:r>
    </w:p>
    <w:p w:rsidR="00F428C6" w:rsidRPr="0058115E" w:rsidRDefault="00F428C6">
      <w:pPr>
        <w:ind w:left="480" w:firstLineChars="0" w:firstLine="0"/>
        <w:rPr>
          <w:rFonts w:ascii="Times New Roman" w:hAnsi="Times New Roman"/>
        </w:rPr>
      </w:pPr>
    </w:p>
    <w:p w:rsidR="00F428C6" w:rsidRPr="0058115E" w:rsidRDefault="002631B5">
      <w:pPr>
        <w:snapToGrid w:val="0"/>
        <w:spacing w:line="240" w:lineRule="auto"/>
        <w:ind w:firstLineChars="0" w:firstLine="0"/>
        <w:jc w:val="center"/>
        <w:rPr>
          <w:rFonts w:ascii="Times New Roman" w:hAnsi="Times New Roman"/>
        </w:rPr>
      </w:pPr>
      <w:r w:rsidRPr="0058115E">
        <w:rPr>
          <w:rFonts w:ascii="Times New Roman" w:hAnsi="Times New Roman"/>
          <w:noProof/>
        </w:rPr>
        <w:lastRenderedPageBreak/>
        <w:drawing>
          <wp:inline distT="0" distB="0" distL="0" distR="0" wp14:anchorId="2879A206" wp14:editId="5D49832A">
            <wp:extent cx="4513863" cy="2590165"/>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1644" cy="2594630"/>
                    </a:xfrm>
                    <a:prstGeom prst="rect">
                      <a:avLst/>
                    </a:prstGeom>
                  </pic:spPr>
                </pic:pic>
              </a:graphicData>
            </a:graphic>
          </wp:inline>
        </w:drawing>
      </w:r>
    </w:p>
    <w:p w:rsidR="00F428C6" w:rsidRPr="00C91AAA" w:rsidRDefault="00F428C6">
      <w:pPr>
        <w:pStyle w:val="af1"/>
        <w:ind w:firstLineChars="0" w:firstLine="0"/>
        <w:rPr>
          <w:color w:val="000000" w:themeColor="text1"/>
        </w:rPr>
      </w:pPr>
      <w:r w:rsidRPr="00C91AAA">
        <w:rPr>
          <w:rFonts w:hint="eastAsia"/>
          <w:color w:val="000000" w:themeColor="text1"/>
        </w:rPr>
        <w:t>图3-4</w:t>
      </w:r>
      <w:r w:rsidR="00C91AAA" w:rsidRPr="00C91AAA">
        <w:rPr>
          <w:color w:val="000000" w:themeColor="text1"/>
        </w:rPr>
        <w:t xml:space="preserve"> </w:t>
      </w:r>
      <w:r w:rsidRPr="00C91AAA">
        <w:rPr>
          <w:rFonts w:hint="eastAsia"/>
          <w:color w:val="000000" w:themeColor="text1"/>
        </w:rPr>
        <w:t>管理员用例图</w:t>
      </w:r>
    </w:p>
    <w:p w:rsidR="00F428C6" w:rsidRPr="0058115E" w:rsidRDefault="00F428C6">
      <w:pPr>
        <w:ind w:left="480" w:firstLineChars="0" w:firstLine="0"/>
        <w:rPr>
          <w:rFonts w:ascii="Times New Roman" w:hAnsi="Times New Roman"/>
        </w:rPr>
      </w:pPr>
    </w:p>
    <w:p w:rsidR="00F428C6" w:rsidRPr="0058115E" w:rsidRDefault="00F428C6">
      <w:pPr>
        <w:ind w:firstLine="480"/>
        <w:rPr>
          <w:rFonts w:ascii="Times New Roman" w:hAnsi="Times New Roman"/>
        </w:rPr>
      </w:pPr>
      <w:r w:rsidRPr="0058115E">
        <w:rPr>
          <w:rFonts w:ascii="Times New Roman" w:hAnsi="Times New Roman" w:hint="eastAsia"/>
        </w:rPr>
        <w:t>①用户管理：对用户的增删查改操作的管理；</w:t>
      </w:r>
    </w:p>
    <w:p w:rsidR="00F428C6" w:rsidRPr="0058115E" w:rsidRDefault="00F428C6">
      <w:pPr>
        <w:ind w:firstLine="480"/>
        <w:rPr>
          <w:rFonts w:ascii="Times New Roman" w:hAnsi="Times New Roman"/>
        </w:rPr>
      </w:pPr>
      <w:r w:rsidRPr="0058115E">
        <w:rPr>
          <w:rFonts w:ascii="Times New Roman" w:hAnsi="Times New Roman" w:hint="eastAsia"/>
        </w:rPr>
        <w:t>②车辆管理：对车辆的增删查改操作的管理；</w:t>
      </w:r>
    </w:p>
    <w:p w:rsidR="00F428C6" w:rsidRPr="0058115E" w:rsidRDefault="00F428C6">
      <w:pPr>
        <w:ind w:firstLine="480"/>
        <w:rPr>
          <w:rFonts w:ascii="Times New Roman" w:hAnsi="Times New Roman"/>
        </w:rPr>
      </w:pPr>
      <w:r w:rsidRPr="0058115E">
        <w:rPr>
          <w:rFonts w:ascii="Times New Roman" w:hAnsi="Times New Roman" w:hint="eastAsia"/>
        </w:rPr>
        <w:t>③司机管理：对司机的增删查改操作的管理；</w:t>
      </w:r>
    </w:p>
    <w:p w:rsidR="00F428C6" w:rsidRPr="0058115E" w:rsidRDefault="00F428C6">
      <w:pPr>
        <w:ind w:firstLine="480"/>
        <w:rPr>
          <w:rFonts w:ascii="Times New Roman" w:hAnsi="Times New Roman"/>
        </w:rPr>
      </w:pPr>
      <w:r w:rsidRPr="0058115E">
        <w:rPr>
          <w:rFonts w:ascii="Times New Roman" w:hAnsi="Times New Roman" w:hint="eastAsia"/>
        </w:rPr>
        <w:t>④车票管理：对车票的增删查改操作的管理；</w:t>
      </w:r>
    </w:p>
    <w:p w:rsidR="00F428C6" w:rsidRPr="0058115E" w:rsidRDefault="00F428C6">
      <w:pPr>
        <w:ind w:firstLine="480"/>
        <w:rPr>
          <w:rFonts w:ascii="Times New Roman" w:hAnsi="Times New Roman"/>
        </w:rPr>
      </w:pPr>
      <w:r w:rsidRPr="0058115E">
        <w:rPr>
          <w:rFonts w:ascii="Times New Roman" w:hAnsi="Times New Roman" w:hint="eastAsia"/>
        </w:rPr>
        <w:t>⑤订单管理：对虽有订单的查看的管理；</w:t>
      </w:r>
    </w:p>
    <w:p w:rsidR="00F428C6" w:rsidRPr="0058115E" w:rsidRDefault="00F428C6" w:rsidP="002631B5">
      <w:pPr>
        <w:ind w:firstLine="480"/>
        <w:rPr>
          <w:rFonts w:ascii="Times New Roman" w:hAnsi="Times New Roman"/>
          <w:szCs w:val="24"/>
        </w:rPr>
      </w:pPr>
      <w:bookmarkStart w:id="261" w:name="_Toc448606858"/>
      <w:bookmarkStart w:id="262" w:name="_Toc448607158"/>
      <w:bookmarkStart w:id="263" w:name="_Toc448828519"/>
      <w:bookmarkStart w:id="264" w:name="_Toc292133835"/>
      <w:bookmarkStart w:id="265" w:name="_Toc292876442"/>
      <w:bookmarkStart w:id="266" w:name="_Toc292123749"/>
      <w:bookmarkStart w:id="267" w:name="_Toc292123510"/>
      <w:bookmarkStart w:id="268" w:name="_Toc292124314"/>
      <w:bookmarkStart w:id="269" w:name="_Toc383862611"/>
      <w:bookmarkStart w:id="270" w:name="_Toc383864678"/>
      <w:bookmarkStart w:id="271" w:name="_Toc383865203"/>
      <w:bookmarkStart w:id="272" w:name="_Toc385599524"/>
      <w:bookmarkStart w:id="273" w:name="_Toc450785063"/>
      <w:r w:rsidRPr="0058115E">
        <w:rPr>
          <w:rFonts w:ascii="Times New Roman" w:hAnsi="Times New Roman" w:hint="eastAsia"/>
          <w:szCs w:val="24"/>
        </w:rPr>
        <w:t>系统性能分析</w:t>
      </w:r>
      <w:bookmarkEnd w:id="261"/>
      <w:bookmarkEnd w:id="262"/>
      <w:bookmarkEnd w:id="263"/>
      <w:bookmarkEnd w:id="264"/>
      <w:bookmarkEnd w:id="265"/>
      <w:bookmarkEnd w:id="266"/>
      <w:bookmarkEnd w:id="267"/>
      <w:bookmarkEnd w:id="268"/>
      <w:bookmarkEnd w:id="269"/>
      <w:bookmarkEnd w:id="270"/>
      <w:bookmarkEnd w:id="271"/>
      <w:bookmarkEnd w:id="272"/>
      <w:bookmarkEnd w:id="273"/>
    </w:p>
    <w:p w:rsidR="00F428C6" w:rsidRPr="0058115E" w:rsidRDefault="00F428C6">
      <w:pPr>
        <w:ind w:firstLine="480"/>
        <w:rPr>
          <w:rFonts w:ascii="Times New Roman" w:hAnsi="Times New Roman"/>
        </w:rPr>
      </w:pPr>
      <w:r w:rsidRPr="0058115E">
        <w:rPr>
          <w:rFonts w:ascii="Times New Roman" w:hAnsi="Times New Roman" w:hint="eastAsia"/>
        </w:rPr>
        <w:t>(1)</w:t>
      </w:r>
      <w:r w:rsidRPr="0058115E">
        <w:rPr>
          <w:rFonts w:ascii="Times New Roman" w:hAnsi="Times New Roman" w:hint="eastAsia"/>
        </w:rPr>
        <w:t>数据精确度</w:t>
      </w:r>
    </w:p>
    <w:p w:rsidR="00F428C6" w:rsidRPr="0058115E" w:rsidRDefault="00F428C6">
      <w:pPr>
        <w:ind w:firstLine="480"/>
        <w:rPr>
          <w:rFonts w:ascii="Times New Roman" w:hAnsi="Times New Roman"/>
        </w:rPr>
      </w:pPr>
      <w:r w:rsidRPr="0058115E">
        <w:rPr>
          <w:rFonts w:ascii="Times New Roman" w:hAnsi="Times New Roman" w:hint="eastAsia"/>
        </w:rPr>
        <w:t>无论是旅客查询班次，还是预定车票，都能够被及时处理，时间以“日”为单位。</w:t>
      </w:r>
    </w:p>
    <w:p w:rsidR="00F428C6" w:rsidRPr="0058115E" w:rsidRDefault="00F428C6">
      <w:pPr>
        <w:ind w:firstLine="480"/>
        <w:rPr>
          <w:rFonts w:ascii="Times New Roman" w:hAnsi="Times New Roman"/>
        </w:rPr>
      </w:pPr>
      <w:r w:rsidRPr="0058115E">
        <w:rPr>
          <w:rFonts w:ascii="Times New Roman" w:hAnsi="Times New Roman" w:hint="eastAsia"/>
        </w:rPr>
        <w:t>(2)</w:t>
      </w:r>
      <w:r w:rsidRPr="0058115E">
        <w:rPr>
          <w:rFonts w:ascii="Times New Roman" w:hAnsi="Times New Roman" w:hint="eastAsia"/>
        </w:rPr>
        <w:t>时间特性</w:t>
      </w:r>
    </w:p>
    <w:p w:rsidR="00F428C6" w:rsidRPr="0058115E" w:rsidRDefault="00F428C6">
      <w:pPr>
        <w:ind w:firstLine="480"/>
        <w:rPr>
          <w:rFonts w:ascii="Times New Roman" w:hAnsi="Times New Roman"/>
        </w:rPr>
      </w:pPr>
      <w:r w:rsidRPr="0058115E">
        <w:rPr>
          <w:rFonts w:ascii="Times New Roman" w:hAnsi="Times New Roman" w:hint="eastAsia"/>
        </w:rPr>
        <w:t>用到的时间中，为保证时间的可靠性，都采用服务器的时间为标准。对于本系统对时间上产生的线程同步问题做了处理，对于会因为线程同步而引起的读脏数据，为此系统对此类数据进行了异步操作处理，保证了数据的可靠性和安全性。</w:t>
      </w:r>
    </w:p>
    <w:p w:rsidR="00F428C6" w:rsidRPr="0058115E" w:rsidRDefault="00F428C6">
      <w:pPr>
        <w:ind w:firstLine="480"/>
        <w:rPr>
          <w:rFonts w:ascii="Times New Roman" w:hAnsi="Times New Roman"/>
        </w:rPr>
      </w:pPr>
      <w:r w:rsidRPr="0058115E">
        <w:rPr>
          <w:rFonts w:ascii="Times New Roman" w:hAnsi="Times New Roman" w:hint="eastAsia"/>
        </w:rPr>
        <w:t>(3)</w:t>
      </w:r>
      <w:r w:rsidRPr="0058115E">
        <w:rPr>
          <w:rFonts w:ascii="Times New Roman" w:hAnsi="Times New Roman" w:hint="eastAsia"/>
        </w:rPr>
        <w:t>适应性</w:t>
      </w:r>
      <w:r w:rsidRPr="0058115E">
        <w:rPr>
          <w:rFonts w:ascii="Times New Roman" w:hAnsi="Times New Roman" w:hint="eastAsia"/>
        </w:rPr>
        <w:t xml:space="preserve"> </w:t>
      </w:r>
    </w:p>
    <w:p w:rsidR="00F428C6" w:rsidRPr="0058115E" w:rsidRDefault="00F428C6">
      <w:pPr>
        <w:ind w:firstLine="480"/>
        <w:rPr>
          <w:rFonts w:ascii="Times New Roman" w:hAnsi="Times New Roman"/>
        </w:rPr>
      </w:pPr>
      <w:r w:rsidRPr="0058115E">
        <w:rPr>
          <w:rFonts w:ascii="Times New Roman" w:hAnsi="Times New Roman" w:hint="eastAsia"/>
        </w:rPr>
        <w:t>此系统是采用</w:t>
      </w:r>
      <w:r w:rsidRPr="0058115E">
        <w:rPr>
          <w:rFonts w:ascii="Times New Roman" w:hAnsi="Times New Roman" w:hint="eastAsia"/>
          <w:szCs w:val="24"/>
        </w:rPr>
        <w:t>B/S</w:t>
      </w:r>
      <w:r w:rsidRPr="0058115E">
        <w:rPr>
          <w:rFonts w:ascii="Times New Roman" w:hAnsi="Times New Roman" w:hint="eastAsia"/>
        </w:rPr>
        <w:t>模式设计的，所以在客户端不需要安装客户端软件。但要求装有</w:t>
      </w:r>
      <w:r w:rsidRPr="0058115E">
        <w:rPr>
          <w:rFonts w:ascii="Times New Roman" w:hAnsi="Times New Roman" w:hint="eastAsia"/>
          <w:szCs w:val="24"/>
        </w:rPr>
        <w:t>IE</w:t>
      </w:r>
      <w:r w:rsidRPr="0058115E">
        <w:rPr>
          <w:rFonts w:ascii="Times New Roman" w:hAnsi="Times New Roman" w:hint="eastAsia"/>
        </w:rPr>
        <w:t>，或是其它的网页浏览器工具。所以在设计的时候要求能适应多种浏览的需要。</w:t>
      </w:r>
    </w:p>
    <w:p w:rsidR="00F428C6" w:rsidRPr="0058115E" w:rsidRDefault="00F428C6">
      <w:pPr>
        <w:ind w:firstLine="480"/>
        <w:rPr>
          <w:rFonts w:ascii="Times New Roman" w:hAnsi="Times New Roman"/>
        </w:rPr>
      </w:pPr>
      <w:r w:rsidRPr="0058115E">
        <w:rPr>
          <w:rFonts w:ascii="Times New Roman" w:hAnsi="Times New Roman" w:hint="eastAsia"/>
        </w:rPr>
        <w:t>(4)</w:t>
      </w:r>
      <w:r w:rsidRPr="0058115E">
        <w:rPr>
          <w:rFonts w:ascii="Times New Roman" w:hAnsi="Times New Roman" w:hint="eastAsia"/>
        </w:rPr>
        <w:t>安全性</w:t>
      </w:r>
    </w:p>
    <w:p w:rsidR="00F428C6" w:rsidRPr="0058115E" w:rsidRDefault="00745E9B">
      <w:pPr>
        <w:ind w:firstLine="480"/>
        <w:rPr>
          <w:rFonts w:ascii="Times New Roman" w:hAnsi="Times New Roman"/>
          <w:color w:val="FF0000"/>
        </w:rPr>
      </w:pPr>
      <w:r w:rsidRPr="0058115E">
        <w:rPr>
          <w:rFonts w:ascii="Times New Roman" w:hAnsi="Times New Roman" w:hint="eastAsia"/>
          <w:color w:val="000000" w:themeColor="text1"/>
        </w:rPr>
        <w:t>使用系统的用户都必须经过验证</w:t>
      </w:r>
      <w:r w:rsidR="00F428C6" w:rsidRPr="0058115E">
        <w:rPr>
          <w:rFonts w:ascii="Times New Roman" w:hAnsi="Times New Roman" w:hint="eastAsia"/>
          <w:color w:val="000000" w:themeColor="text1"/>
        </w:rPr>
        <w:t>，安全性能高。</w:t>
      </w:r>
    </w:p>
    <w:p w:rsidR="00F428C6" w:rsidRPr="0058115E" w:rsidRDefault="00F428C6">
      <w:pPr>
        <w:ind w:firstLine="480"/>
        <w:rPr>
          <w:rFonts w:ascii="Times New Roman" w:hAnsi="Times New Roman"/>
        </w:rPr>
      </w:pPr>
      <w:r w:rsidRPr="0058115E">
        <w:rPr>
          <w:rFonts w:ascii="Times New Roman" w:hAnsi="Times New Roman" w:hint="eastAsia"/>
        </w:rPr>
        <w:t>(5)</w:t>
      </w:r>
      <w:r w:rsidRPr="0058115E">
        <w:rPr>
          <w:rFonts w:ascii="Times New Roman" w:hAnsi="Times New Roman" w:hint="eastAsia"/>
        </w:rPr>
        <w:t>可靠性</w:t>
      </w:r>
    </w:p>
    <w:p w:rsidR="00F428C6" w:rsidRPr="0058115E" w:rsidRDefault="00F428C6">
      <w:pPr>
        <w:ind w:firstLine="480"/>
        <w:rPr>
          <w:rFonts w:ascii="Times New Roman" w:hAnsi="Times New Roman"/>
        </w:rPr>
      </w:pPr>
      <w:r w:rsidRPr="0058115E">
        <w:rPr>
          <w:rFonts w:ascii="Times New Roman" w:hAnsi="Times New Roman" w:hint="eastAsia"/>
        </w:rPr>
        <w:lastRenderedPageBreak/>
        <w:t>考虑到旅客数量多，订票操作频繁，财务结算压力大。为了不出现数据混乱，丢失，在数据库开发出了存储过程，将数据备份，起到万无一失的保障作用。</w:t>
      </w:r>
    </w:p>
    <w:p w:rsidR="00F428C6" w:rsidRPr="0058115E" w:rsidRDefault="00F428C6" w:rsidP="00C91AAA">
      <w:pPr>
        <w:pStyle w:val="2"/>
        <w:tabs>
          <w:tab w:val="left" w:pos="425"/>
        </w:tabs>
        <w:ind w:left="0"/>
        <w:rPr>
          <w:rFonts w:ascii="Times New Roman" w:eastAsia="宋体" w:hAnsi="Times New Roman"/>
          <w:sz w:val="24"/>
          <w:szCs w:val="24"/>
        </w:rPr>
      </w:pPr>
      <w:bookmarkStart w:id="274" w:name="_Toc292876443"/>
      <w:bookmarkStart w:id="275" w:name="_Toc292124315"/>
      <w:bookmarkStart w:id="276" w:name="_Toc292133836"/>
      <w:bookmarkStart w:id="277" w:name="_Toc292123511"/>
      <w:bookmarkStart w:id="278" w:name="_Toc292123750"/>
      <w:bookmarkStart w:id="279" w:name="_Toc448606859"/>
      <w:bookmarkStart w:id="280" w:name="_Toc448607159"/>
      <w:bookmarkStart w:id="281" w:name="_Toc448828520"/>
      <w:bookmarkStart w:id="282" w:name="_Toc383862612"/>
      <w:bookmarkStart w:id="283" w:name="_Toc383864679"/>
      <w:bookmarkStart w:id="284" w:name="_Toc383865204"/>
      <w:bookmarkStart w:id="285" w:name="_Toc385599525"/>
      <w:bookmarkStart w:id="286" w:name="_Toc450785064"/>
      <w:r w:rsidRPr="0058115E">
        <w:rPr>
          <w:rFonts w:ascii="Times New Roman" w:eastAsia="宋体" w:hAnsi="Times New Roman" w:hint="eastAsia"/>
          <w:sz w:val="24"/>
          <w:szCs w:val="24"/>
        </w:rPr>
        <w:t>其他需求</w:t>
      </w:r>
      <w:bookmarkEnd w:id="274"/>
      <w:bookmarkEnd w:id="275"/>
      <w:bookmarkEnd w:id="276"/>
      <w:bookmarkEnd w:id="277"/>
      <w:bookmarkEnd w:id="278"/>
      <w:r w:rsidRPr="0058115E">
        <w:rPr>
          <w:rFonts w:ascii="Times New Roman" w:eastAsia="宋体" w:hAnsi="Times New Roman" w:hint="eastAsia"/>
          <w:sz w:val="24"/>
          <w:szCs w:val="24"/>
        </w:rPr>
        <w:t>分析</w:t>
      </w:r>
      <w:bookmarkEnd w:id="279"/>
      <w:bookmarkEnd w:id="280"/>
      <w:bookmarkEnd w:id="281"/>
      <w:bookmarkEnd w:id="282"/>
      <w:bookmarkEnd w:id="283"/>
      <w:bookmarkEnd w:id="284"/>
      <w:bookmarkEnd w:id="285"/>
      <w:bookmarkEnd w:id="286"/>
    </w:p>
    <w:p w:rsidR="00F428C6" w:rsidRPr="0058115E" w:rsidRDefault="00F428C6">
      <w:pPr>
        <w:ind w:firstLine="480"/>
        <w:rPr>
          <w:rFonts w:ascii="Times New Roman" w:hAnsi="Times New Roman"/>
        </w:rPr>
      </w:pPr>
      <w:r w:rsidRPr="0058115E">
        <w:rPr>
          <w:rFonts w:ascii="Times New Roman" w:hAnsi="Times New Roman" w:hint="eastAsia"/>
        </w:rPr>
        <w:t>(1)</w:t>
      </w:r>
      <w:r w:rsidRPr="0058115E">
        <w:rPr>
          <w:rFonts w:ascii="Times New Roman" w:hAnsi="Times New Roman" w:hint="eastAsia"/>
        </w:rPr>
        <w:t>可使用性</w:t>
      </w:r>
    </w:p>
    <w:p w:rsidR="00F428C6" w:rsidRPr="0058115E" w:rsidRDefault="00F428C6">
      <w:pPr>
        <w:ind w:firstLine="480"/>
        <w:rPr>
          <w:rFonts w:ascii="Times New Roman" w:hAnsi="Times New Roman"/>
        </w:rPr>
      </w:pPr>
      <w:r w:rsidRPr="0058115E">
        <w:rPr>
          <w:rFonts w:ascii="Times New Roman" w:hAnsi="Times New Roman"/>
        </w:rPr>
        <w:t>系统安装方便，启动速度快，服务器轻易便能运行程序。界面采用优美友好的</w:t>
      </w:r>
      <w:r w:rsidRPr="0058115E">
        <w:rPr>
          <w:rFonts w:ascii="Times New Roman" w:hAnsi="Times New Roman"/>
        </w:rPr>
        <w:t>Bootstrap</w:t>
      </w:r>
      <w:r w:rsidRPr="0058115E">
        <w:rPr>
          <w:rFonts w:ascii="Times New Roman" w:hAnsi="Times New Roman"/>
        </w:rPr>
        <w:t>前台框架</w:t>
      </w:r>
      <w:r w:rsidRPr="0058115E">
        <w:rPr>
          <w:rFonts w:ascii="Times New Roman" w:hAnsi="Times New Roman" w:hint="eastAsia"/>
        </w:rPr>
        <w:t>，用户体验感好，操作简单，反应速度快捷，因此系统可使用性能高。</w:t>
      </w:r>
    </w:p>
    <w:p w:rsidR="00F428C6" w:rsidRPr="0058115E" w:rsidRDefault="00F428C6">
      <w:pPr>
        <w:ind w:firstLine="480"/>
        <w:rPr>
          <w:rFonts w:ascii="Times New Roman" w:hAnsi="Times New Roman"/>
        </w:rPr>
      </w:pPr>
      <w:r w:rsidRPr="0058115E">
        <w:rPr>
          <w:rFonts w:ascii="Times New Roman" w:hAnsi="Times New Roman" w:hint="eastAsia"/>
        </w:rPr>
        <w:t>(2)</w:t>
      </w:r>
      <w:r w:rsidRPr="0058115E">
        <w:rPr>
          <w:rFonts w:ascii="Times New Roman" w:hAnsi="Times New Roman" w:hint="eastAsia"/>
        </w:rPr>
        <w:t>可移植性</w:t>
      </w:r>
    </w:p>
    <w:p w:rsidR="00F428C6" w:rsidRPr="0058115E" w:rsidRDefault="00F428C6">
      <w:pPr>
        <w:ind w:firstLine="480"/>
        <w:rPr>
          <w:rFonts w:ascii="Times New Roman" w:hAnsi="Times New Roman"/>
        </w:rPr>
      </w:pPr>
      <w:r w:rsidRPr="0058115E">
        <w:rPr>
          <w:rFonts w:ascii="Times New Roman" w:hAnsi="Times New Roman" w:hint="eastAsia"/>
        </w:rPr>
        <w:t>该系统对软硬件的要求不要，只要在网络可通的浏览器便可访问网址并进行操作，极大减少对客户端的要求使用条件。</w:t>
      </w:r>
    </w:p>
    <w:p w:rsidR="00F428C6" w:rsidRPr="0058115E" w:rsidRDefault="00F428C6">
      <w:pPr>
        <w:ind w:firstLine="480"/>
        <w:rPr>
          <w:rFonts w:ascii="Times New Roman" w:hAnsi="Times New Roman"/>
        </w:rPr>
      </w:pPr>
      <w:r w:rsidRPr="0058115E">
        <w:rPr>
          <w:rFonts w:ascii="Times New Roman" w:hAnsi="Times New Roman" w:hint="eastAsia"/>
        </w:rPr>
        <w:t>(3)</w:t>
      </w:r>
      <w:r w:rsidRPr="0058115E">
        <w:rPr>
          <w:rFonts w:ascii="Times New Roman" w:hAnsi="Times New Roman" w:hint="eastAsia"/>
        </w:rPr>
        <w:t>权限控制</w:t>
      </w:r>
    </w:p>
    <w:p w:rsidR="00F428C6" w:rsidRPr="0058115E" w:rsidRDefault="00745E9B">
      <w:pPr>
        <w:ind w:firstLine="480"/>
        <w:rPr>
          <w:rFonts w:ascii="Times New Roman" w:hAnsi="Times New Roman"/>
          <w:color w:val="000000" w:themeColor="text1"/>
        </w:rPr>
        <w:sectPr w:rsidR="00F428C6" w:rsidRPr="0058115E">
          <w:footerReference w:type="default" r:id="rId19"/>
          <w:pgSz w:w="11906" w:h="16838"/>
          <w:pgMar w:top="1361" w:right="1361" w:bottom="1361" w:left="1361" w:header="851" w:footer="851" w:gutter="0"/>
          <w:cols w:space="720"/>
          <w:docGrid w:type="linesAndChars" w:linePitch="326"/>
        </w:sectPr>
      </w:pPr>
      <w:r w:rsidRPr="0058115E">
        <w:rPr>
          <w:rFonts w:ascii="Times New Roman" w:hAnsi="Times New Roman" w:hint="eastAsia"/>
          <w:color w:val="000000" w:themeColor="text1"/>
        </w:rPr>
        <w:t>系统的使用者分为</w:t>
      </w:r>
      <w:r w:rsidR="00F428C6" w:rsidRPr="0058115E">
        <w:rPr>
          <w:rFonts w:ascii="Times New Roman" w:hAnsi="Times New Roman" w:hint="eastAsia"/>
          <w:color w:val="000000" w:themeColor="text1"/>
        </w:rPr>
        <w:t>用户和管理员，用户和管理员在不同的界面</w:t>
      </w:r>
      <w:r w:rsidRPr="0058115E">
        <w:rPr>
          <w:rFonts w:ascii="Times New Roman" w:hAnsi="Times New Roman" w:hint="eastAsia"/>
          <w:color w:val="000000" w:themeColor="text1"/>
        </w:rPr>
        <w:t>操作</w:t>
      </w:r>
      <w:r w:rsidR="00F428C6" w:rsidRPr="0058115E">
        <w:rPr>
          <w:rFonts w:ascii="Times New Roman" w:hAnsi="Times New Roman" w:hint="eastAsia"/>
          <w:color w:val="000000" w:themeColor="text1"/>
        </w:rPr>
        <w:t>。</w:t>
      </w:r>
    </w:p>
    <w:p w:rsidR="00F428C6" w:rsidRPr="0058115E" w:rsidRDefault="00F428C6" w:rsidP="00C91AAA">
      <w:pPr>
        <w:pStyle w:val="1"/>
        <w:spacing w:line="240" w:lineRule="auto"/>
        <w:ind w:left="0"/>
        <w:rPr>
          <w:rFonts w:ascii="Times New Roman" w:eastAsia="宋体" w:hAnsi="Times New Roman"/>
        </w:rPr>
      </w:pPr>
      <w:bookmarkStart w:id="287" w:name="_Toc289861327"/>
      <w:bookmarkStart w:id="288" w:name="_Toc292123512"/>
      <w:bookmarkStart w:id="289" w:name="_Toc292123751"/>
      <w:bookmarkStart w:id="290" w:name="_Toc292124316"/>
      <w:bookmarkStart w:id="291" w:name="_Toc292133837"/>
      <w:bookmarkStart w:id="292" w:name="_Toc292876444"/>
      <w:bookmarkStart w:id="293" w:name="_Toc383862614"/>
      <w:bookmarkStart w:id="294" w:name="_Toc383864681"/>
      <w:bookmarkStart w:id="295" w:name="_Toc383865206"/>
      <w:bookmarkStart w:id="296" w:name="_Toc385599526"/>
      <w:bookmarkStart w:id="297" w:name="_Toc448606860"/>
      <w:bookmarkStart w:id="298" w:name="_Toc448607160"/>
      <w:bookmarkStart w:id="299" w:name="_Toc448828521"/>
      <w:bookmarkStart w:id="300" w:name="_Toc450785065"/>
      <w:r w:rsidRPr="0058115E">
        <w:rPr>
          <w:rFonts w:ascii="Times New Roman" w:eastAsia="宋体" w:hAnsi="Times New Roman" w:hint="eastAsia"/>
        </w:rPr>
        <w:lastRenderedPageBreak/>
        <w:t>系统概要设计</w:t>
      </w:r>
      <w:bookmarkEnd w:id="242"/>
      <w:bookmarkEnd w:id="243"/>
      <w:bookmarkEnd w:id="244"/>
      <w:bookmarkEnd w:id="245"/>
      <w:bookmarkEnd w:id="246"/>
      <w:bookmarkEnd w:id="247"/>
      <w:bookmarkEnd w:id="248"/>
      <w:bookmarkEnd w:id="249"/>
      <w:bookmarkEnd w:id="250"/>
      <w:bookmarkEnd w:id="251"/>
      <w:bookmarkEnd w:id="252"/>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rsidR="00F428C6" w:rsidRPr="0058115E" w:rsidRDefault="00F428C6">
      <w:pPr>
        <w:ind w:firstLine="480"/>
        <w:rPr>
          <w:rFonts w:ascii="Times New Roman" w:hAnsi="Times New Roman"/>
        </w:rPr>
      </w:pPr>
      <w:r w:rsidRPr="0058115E">
        <w:rPr>
          <w:rFonts w:ascii="Times New Roman" w:hAnsi="Times New Roman"/>
        </w:rPr>
        <w:t>概要设计的主要任务是把</w:t>
      </w:r>
      <w:hyperlink r:id="rId20" w:tgtFrame="_blank" w:history="1">
        <w:r w:rsidRPr="0058115E">
          <w:rPr>
            <w:rFonts w:ascii="Times New Roman" w:hAnsi="Times New Roman"/>
          </w:rPr>
          <w:t>需求分析</w:t>
        </w:r>
      </w:hyperlink>
      <w:r w:rsidRPr="0058115E">
        <w:rPr>
          <w:rFonts w:ascii="Times New Roman" w:hAnsi="Times New Roman"/>
        </w:rPr>
        <w:t>得到的系统扩展用例图转换为</w:t>
      </w:r>
      <w:hyperlink r:id="rId21" w:tgtFrame="_blank" w:history="1">
        <w:r w:rsidRPr="0058115E">
          <w:rPr>
            <w:rFonts w:ascii="Times New Roman" w:hAnsi="Times New Roman"/>
          </w:rPr>
          <w:t>软件结构</w:t>
        </w:r>
      </w:hyperlink>
      <w:r w:rsidRPr="0058115E">
        <w:rPr>
          <w:rFonts w:ascii="Times New Roman" w:hAnsi="Times New Roman"/>
        </w:rPr>
        <w:t>和数据结构。设计软件结构的具体任务是：将一个复杂系统按功能进行模块划分、建立模块的</w:t>
      </w:r>
      <w:hyperlink r:id="rId22" w:tgtFrame="_blank" w:history="1">
        <w:r w:rsidRPr="0058115E">
          <w:rPr>
            <w:rFonts w:ascii="Times New Roman" w:hAnsi="Times New Roman"/>
          </w:rPr>
          <w:t>层次结构</w:t>
        </w:r>
      </w:hyperlink>
      <w:r w:rsidRPr="0058115E">
        <w:rPr>
          <w:rFonts w:ascii="Times New Roman" w:hAnsi="Times New Roman"/>
        </w:rPr>
        <w:t>及调用关系、确定模块间的接口及人机界面等。数据</w:t>
      </w:r>
      <w:hyperlink r:id="rId23" w:tgtFrame="_blank" w:history="1">
        <w:r w:rsidRPr="0058115E">
          <w:rPr>
            <w:rFonts w:ascii="Times New Roman" w:hAnsi="Times New Roman"/>
          </w:rPr>
          <w:t>结构设计</w:t>
        </w:r>
      </w:hyperlink>
      <w:r w:rsidRPr="0058115E">
        <w:rPr>
          <w:rFonts w:ascii="Times New Roman" w:hAnsi="Times New Roman"/>
        </w:rPr>
        <w:t>包括数据特征的描述、确定数据的结构特性、以及数据库的设计。显然，概要设计建立的是目标系统的逻辑模型，与计算机无关。</w:t>
      </w:r>
      <w:r w:rsidRPr="0058115E">
        <w:rPr>
          <w:rFonts w:ascii="Times New Roman" w:hAnsi="Times New Roman" w:hint="eastAsia"/>
        </w:rPr>
        <w:t>此处对网上售票系统分为两个主要模块：用户</w:t>
      </w:r>
      <w:r w:rsidRPr="0058115E">
        <w:rPr>
          <w:rFonts w:ascii="Times New Roman" w:hAnsi="Times New Roman" w:hint="eastAsia"/>
          <w:szCs w:val="24"/>
        </w:rPr>
        <w:t>功能模块与</w:t>
      </w:r>
      <w:r w:rsidRPr="0058115E">
        <w:rPr>
          <w:rFonts w:ascii="Times New Roman" w:hAnsi="Times New Roman" w:hint="eastAsia"/>
        </w:rPr>
        <w:t>管理员功能模块。</w:t>
      </w:r>
    </w:p>
    <w:p w:rsidR="00F428C6" w:rsidRPr="0058115E" w:rsidRDefault="00F428C6" w:rsidP="00C91AAA">
      <w:pPr>
        <w:pStyle w:val="2"/>
        <w:tabs>
          <w:tab w:val="left" w:pos="425"/>
        </w:tabs>
        <w:ind w:left="0"/>
        <w:rPr>
          <w:rFonts w:ascii="Times New Roman" w:eastAsia="宋体" w:hAnsi="Times New Roman"/>
          <w:sz w:val="24"/>
          <w:szCs w:val="24"/>
        </w:rPr>
      </w:pPr>
      <w:bookmarkStart w:id="301" w:name="_Toc385599527"/>
      <w:bookmarkStart w:id="302" w:name="_Toc448606861"/>
      <w:bookmarkStart w:id="303" w:name="_Toc448607161"/>
      <w:bookmarkStart w:id="304" w:name="_Toc448828522"/>
      <w:bookmarkStart w:id="305" w:name="_Toc450785066"/>
      <w:r w:rsidRPr="0058115E">
        <w:rPr>
          <w:rFonts w:ascii="Times New Roman" w:eastAsia="宋体" w:hAnsi="Times New Roman" w:hint="eastAsia"/>
          <w:sz w:val="24"/>
          <w:szCs w:val="24"/>
        </w:rPr>
        <w:t>用户功能模块设计</w:t>
      </w:r>
      <w:bookmarkStart w:id="306" w:name="_Toc385599528"/>
      <w:bookmarkEnd w:id="301"/>
      <w:bookmarkEnd w:id="302"/>
      <w:bookmarkEnd w:id="303"/>
      <w:bookmarkEnd w:id="304"/>
      <w:bookmarkEnd w:id="305"/>
    </w:p>
    <w:p w:rsidR="00F428C6" w:rsidRPr="0058115E" w:rsidRDefault="00F428C6" w:rsidP="00311668">
      <w:pPr>
        <w:pStyle w:val="3"/>
        <w:ind w:left="0"/>
        <w:rPr>
          <w:rFonts w:ascii="Times New Roman" w:hAnsi="Times New Roman"/>
        </w:rPr>
      </w:pPr>
      <w:bookmarkStart w:id="307" w:name="_Toc448607162"/>
      <w:bookmarkStart w:id="308" w:name="_Toc448828523"/>
      <w:bookmarkStart w:id="309" w:name="_Toc450785067"/>
      <w:r w:rsidRPr="0058115E">
        <w:rPr>
          <w:rFonts w:ascii="Times New Roman" w:hAnsi="Times New Roman" w:hint="eastAsia"/>
        </w:rPr>
        <w:t>模块的设计说明</w:t>
      </w:r>
      <w:bookmarkEnd w:id="306"/>
      <w:bookmarkEnd w:id="307"/>
      <w:bookmarkEnd w:id="308"/>
      <w:bookmarkEnd w:id="309"/>
    </w:p>
    <w:p w:rsidR="00F428C6" w:rsidRPr="0058115E" w:rsidRDefault="00F428C6">
      <w:pPr>
        <w:ind w:firstLine="480"/>
        <w:rPr>
          <w:rFonts w:ascii="Times New Roman" w:hAnsi="Times New Roman"/>
        </w:rPr>
      </w:pPr>
      <w:r w:rsidRPr="0058115E">
        <w:rPr>
          <w:rFonts w:ascii="Times New Roman" w:hAnsi="Times New Roman" w:hint="eastAsia"/>
        </w:rPr>
        <w:t>(1)</w:t>
      </w:r>
      <w:r w:rsidRPr="0058115E">
        <w:rPr>
          <w:rFonts w:ascii="Times New Roman" w:hAnsi="Times New Roman" w:hint="eastAsia"/>
        </w:rPr>
        <w:t>查询班次模块</w:t>
      </w:r>
    </w:p>
    <w:p w:rsidR="00F428C6" w:rsidRPr="0058115E" w:rsidRDefault="00F428C6">
      <w:pPr>
        <w:ind w:firstLine="480"/>
        <w:rPr>
          <w:rFonts w:ascii="Times New Roman" w:hAnsi="Times New Roman"/>
        </w:rPr>
      </w:pPr>
      <w:r w:rsidRPr="0058115E">
        <w:rPr>
          <w:rFonts w:ascii="Times New Roman" w:hAnsi="Times New Roman" w:hint="eastAsia"/>
        </w:rPr>
        <w:t>用户在浏览器打开系统首页，便可根据</w:t>
      </w:r>
      <w:r w:rsidR="00FA7BDF" w:rsidRPr="0058115E">
        <w:rPr>
          <w:rFonts w:ascii="Times New Roman" w:hAnsi="Times New Roman" w:hint="eastAsia"/>
        </w:rPr>
        <w:t>出行时间，出发地点，到达目的地三个主要信息查询所有相关班次信息</w:t>
      </w:r>
      <w:r w:rsidRPr="0058115E">
        <w:rPr>
          <w:rFonts w:ascii="Times New Roman" w:hAnsi="Times New Roman" w:hint="eastAsia"/>
        </w:rPr>
        <w:t>，供用户选择。</w:t>
      </w:r>
    </w:p>
    <w:p w:rsidR="00F428C6" w:rsidRPr="0058115E" w:rsidRDefault="00F428C6">
      <w:pPr>
        <w:ind w:firstLine="480"/>
        <w:rPr>
          <w:rFonts w:ascii="Times New Roman" w:hAnsi="Times New Roman"/>
        </w:rPr>
      </w:pPr>
      <w:r w:rsidRPr="0058115E">
        <w:rPr>
          <w:rFonts w:ascii="Times New Roman" w:hAnsi="Times New Roman" w:hint="eastAsia"/>
        </w:rPr>
        <w:t>(2)</w:t>
      </w:r>
      <w:r w:rsidRPr="0058115E">
        <w:rPr>
          <w:rFonts w:ascii="Times New Roman" w:hAnsi="Times New Roman" w:hint="eastAsia"/>
        </w:rPr>
        <w:t>用户会员注册、登录模块</w:t>
      </w:r>
    </w:p>
    <w:p w:rsidR="00F428C6" w:rsidRPr="0058115E" w:rsidRDefault="00F428C6">
      <w:pPr>
        <w:ind w:firstLine="480"/>
        <w:rPr>
          <w:rFonts w:ascii="Times New Roman" w:hAnsi="Times New Roman"/>
        </w:rPr>
      </w:pPr>
      <w:r w:rsidRPr="0058115E">
        <w:rPr>
          <w:rFonts w:ascii="Times New Roman" w:hAnsi="Times New Roman" w:hint="eastAsia"/>
        </w:rPr>
        <w:t>用户打开网页查询班次时不用账户相关信息，除此之外的功能皆需要登录后才能操作，若是未有账号必须注册。</w:t>
      </w:r>
    </w:p>
    <w:p w:rsidR="00F428C6" w:rsidRPr="0058115E" w:rsidRDefault="00F428C6">
      <w:pPr>
        <w:ind w:firstLine="480"/>
        <w:rPr>
          <w:rFonts w:ascii="Times New Roman" w:hAnsi="Times New Roman"/>
        </w:rPr>
      </w:pPr>
      <w:r w:rsidRPr="0058115E">
        <w:rPr>
          <w:rFonts w:ascii="Times New Roman" w:hAnsi="Times New Roman" w:hint="eastAsia"/>
        </w:rPr>
        <w:t>(3)</w:t>
      </w:r>
      <w:r w:rsidRPr="0058115E">
        <w:rPr>
          <w:rFonts w:ascii="Times New Roman" w:hAnsi="Times New Roman" w:hint="eastAsia"/>
        </w:rPr>
        <w:t>预定车票模块</w:t>
      </w:r>
    </w:p>
    <w:p w:rsidR="00F428C6" w:rsidRPr="0058115E" w:rsidRDefault="00F428C6">
      <w:pPr>
        <w:ind w:firstLine="480"/>
        <w:rPr>
          <w:rFonts w:ascii="Times New Roman" w:hAnsi="Times New Roman"/>
        </w:rPr>
      </w:pPr>
      <w:r w:rsidRPr="0058115E">
        <w:rPr>
          <w:rFonts w:ascii="Times New Roman" w:hAnsi="Times New Roman" w:hint="eastAsia"/>
        </w:rPr>
        <w:t>用户登录账号，在选定的班次中，即可添加乘车人，确定取票人以及即将购买车票数量的相关详细信息。</w:t>
      </w:r>
      <w:bookmarkStart w:id="310" w:name="OLE_LINK5"/>
      <w:bookmarkStart w:id="311" w:name="OLE_LINK6"/>
    </w:p>
    <w:p w:rsidR="00F428C6" w:rsidRPr="0058115E" w:rsidRDefault="00F428C6">
      <w:pPr>
        <w:ind w:firstLine="480"/>
        <w:rPr>
          <w:rFonts w:ascii="Times New Roman" w:hAnsi="Times New Roman"/>
        </w:rPr>
      </w:pPr>
      <w:r w:rsidRPr="0058115E">
        <w:rPr>
          <w:rFonts w:ascii="Times New Roman" w:hAnsi="Times New Roman" w:hint="eastAsia"/>
        </w:rPr>
        <w:t>(4)</w:t>
      </w:r>
      <w:r w:rsidRPr="0058115E">
        <w:rPr>
          <w:rFonts w:ascii="Times New Roman" w:hAnsi="Times New Roman" w:hint="eastAsia"/>
        </w:rPr>
        <w:t>用户订单模块</w:t>
      </w:r>
    </w:p>
    <w:p w:rsidR="00F428C6" w:rsidRPr="0058115E" w:rsidRDefault="00F428C6">
      <w:pPr>
        <w:ind w:firstLine="480"/>
        <w:rPr>
          <w:rFonts w:ascii="Times New Roman" w:hAnsi="Times New Roman"/>
        </w:rPr>
      </w:pPr>
      <w:r w:rsidRPr="0058115E">
        <w:rPr>
          <w:rFonts w:ascii="Times New Roman" w:hAnsi="Times New Roman" w:hint="eastAsia"/>
        </w:rPr>
        <w:t>用户确认票数后，便可支付，支付完成后，在个人订单处便可查询到用户本人已购买的车票。</w:t>
      </w:r>
    </w:p>
    <w:p w:rsidR="00F428C6" w:rsidRPr="0058115E" w:rsidRDefault="00F428C6">
      <w:pPr>
        <w:ind w:firstLine="480"/>
        <w:rPr>
          <w:rFonts w:ascii="Times New Roman" w:hAnsi="Times New Roman"/>
        </w:rPr>
      </w:pPr>
      <w:r w:rsidRPr="0058115E">
        <w:rPr>
          <w:rFonts w:ascii="Times New Roman" w:hAnsi="Times New Roman" w:hint="eastAsia"/>
        </w:rPr>
        <w:t>(5)</w:t>
      </w:r>
      <w:r w:rsidRPr="0058115E">
        <w:rPr>
          <w:rFonts w:ascii="Times New Roman" w:hAnsi="Times New Roman" w:hint="eastAsia"/>
        </w:rPr>
        <w:t>个人中心模块</w:t>
      </w:r>
    </w:p>
    <w:p w:rsidR="00F428C6" w:rsidRPr="0058115E" w:rsidRDefault="00F428C6">
      <w:pPr>
        <w:pStyle w:val="a4"/>
        <w:ind w:firstLine="480"/>
        <w:rPr>
          <w:rFonts w:ascii="Times New Roman" w:hAnsi="Times New Roman"/>
        </w:rPr>
      </w:pPr>
      <w:r w:rsidRPr="0058115E">
        <w:rPr>
          <w:rFonts w:ascii="Times New Roman" w:hAnsi="Times New Roman" w:hint="eastAsia"/>
        </w:rPr>
        <w:t>用户可以查看个人资料，可以查看我的订单、可以查看我的个人资料、可以修改我的个人资料和修改密码。我的订单分为未付款的订单和已付款的订单，未付款的订单可以进行付款。查看我的个人资料可以点击修改按钮进行修改个人信息。</w:t>
      </w:r>
      <w:bookmarkEnd w:id="310"/>
      <w:bookmarkEnd w:id="311"/>
    </w:p>
    <w:p w:rsidR="00F428C6" w:rsidRPr="0058115E" w:rsidRDefault="00F428C6" w:rsidP="00311668">
      <w:pPr>
        <w:pStyle w:val="3"/>
        <w:ind w:left="0"/>
        <w:rPr>
          <w:rFonts w:ascii="Times New Roman" w:hAnsi="Times New Roman"/>
          <w:szCs w:val="24"/>
        </w:rPr>
      </w:pPr>
      <w:bookmarkStart w:id="312" w:name="_Toc385599529"/>
      <w:bookmarkStart w:id="313" w:name="_Toc448607163"/>
      <w:bookmarkStart w:id="314" w:name="_Toc448828524"/>
      <w:bookmarkStart w:id="315" w:name="_Toc450785068"/>
      <w:r w:rsidRPr="0058115E">
        <w:rPr>
          <w:rFonts w:ascii="Times New Roman" w:hAnsi="Times New Roman" w:hint="eastAsia"/>
          <w:szCs w:val="24"/>
        </w:rPr>
        <w:t>客户模块的活动顺序图</w:t>
      </w:r>
      <w:bookmarkEnd w:id="312"/>
      <w:bookmarkEnd w:id="313"/>
      <w:bookmarkEnd w:id="314"/>
      <w:bookmarkEnd w:id="315"/>
    </w:p>
    <w:p w:rsidR="00F428C6" w:rsidRPr="0058115E" w:rsidRDefault="00F428C6">
      <w:pPr>
        <w:pStyle w:val="a4"/>
        <w:ind w:firstLine="480"/>
        <w:rPr>
          <w:rFonts w:ascii="Times New Roman" w:hAnsi="Times New Roman"/>
        </w:rPr>
      </w:pPr>
      <w:r w:rsidRPr="0058115E">
        <w:rPr>
          <w:rFonts w:ascii="Times New Roman" w:hAnsi="Times New Roman" w:hint="eastAsia"/>
        </w:rPr>
        <w:t>用户查询班次时序图如图</w:t>
      </w:r>
      <w:r w:rsidRPr="0058115E">
        <w:rPr>
          <w:rFonts w:ascii="Times New Roman" w:hAnsi="Times New Roman" w:hint="eastAsia"/>
        </w:rPr>
        <w:t>4-1</w:t>
      </w:r>
      <w:r w:rsidRPr="0058115E">
        <w:rPr>
          <w:rFonts w:ascii="Times New Roman" w:hAnsi="Times New Roman" w:hint="eastAsia"/>
        </w:rPr>
        <w:t>：</w:t>
      </w:r>
    </w:p>
    <w:p w:rsidR="00F428C6" w:rsidRPr="0058115E" w:rsidRDefault="00B70D75">
      <w:pPr>
        <w:pStyle w:val="a4"/>
        <w:spacing w:beforeLines="100" w:before="312"/>
        <w:ind w:firstLineChars="0" w:firstLine="0"/>
        <w:jc w:val="center"/>
        <w:rPr>
          <w:rFonts w:ascii="Times New Roman" w:hAnsi="Times New Roman"/>
        </w:rPr>
      </w:pPr>
      <w:r w:rsidRPr="0058115E">
        <w:rPr>
          <w:rFonts w:ascii="Times New Roman" w:hAnsi="Times New Roman"/>
          <w:noProof/>
        </w:rPr>
        <w:lastRenderedPageBreak/>
        <w:drawing>
          <wp:inline distT="0" distB="0" distL="0" distR="0">
            <wp:extent cx="2705100" cy="3114675"/>
            <wp:effectExtent l="0" t="0" r="0" b="9525"/>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4">
                      <a:extLst>
                        <a:ext uri="{28A0092B-C50C-407E-A947-70E740481C1C}">
                          <a14:useLocalDpi xmlns:a14="http://schemas.microsoft.com/office/drawing/2010/main" val="0"/>
                        </a:ext>
                      </a:extLst>
                    </a:blip>
                    <a:srcRect b="8147"/>
                    <a:stretch>
                      <a:fillRect/>
                    </a:stretch>
                  </pic:blipFill>
                  <pic:spPr bwMode="auto">
                    <a:xfrm>
                      <a:off x="0" y="0"/>
                      <a:ext cx="2705100" cy="3114675"/>
                    </a:xfrm>
                    <a:prstGeom prst="rect">
                      <a:avLst/>
                    </a:prstGeom>
                    <a:noFill/>
                    <a:ln>
                      <a:noFill/>
                    </a:ln>
                  </pic:spPr>
                </pic:pic>
              </a:graphicData>
            </a:graphic>
          </wp:inline>
        </w:drawing>
      </w:r>
    </w:p>
    <w:p w:rsidR="00F428C6" w:rsidRPr="00C91AAA" w:rsidRDefault="00F428C6">
      <w:pPr>
        <w:pStyle w:val="a4"/>
        <w:ind w:firstLineChars="0" w:firstLine="0"/>
        <w:jc w:val="center"/>
        <w:rPr>
          <w:rFonts w:ascii="黑体" w:eastAsia="黑体" w:hAnsi="黑体"/>
          <w:sz w:val="21"/>
        </w:rPr>
      </w:pPr>
      <w:r w:rsidRPr="00C91AAA">
        <w:rPr>
          <w:rFonts w:ascii="黑体" w:eastAsia="黑体" w:hAnsi="黑体" w:hint="eastAsia"/>
          <w:sz w:val="21"/>
        </w:rPr>
        <w:t>图4-1</w:t>
      </w:r>
      <w:r w:rsidR="00C91AAA" w:rsidRPr="00C91AAA">
        <w:rPr>
          <w:rFonts w:ascii="黑体" w:eastAsia="黑体" w:hAnsi="黑体"/>
          <w:sz w:val="21"/>
        </w:rPr>
        <w:t xml:space="preserve"> </w:t>
      </w:r>
      <w:r w:rsidRPr="00C91AAA">
        <w:rPr>
          <w:rFonts w:ascii="黑体" w:eastAsia="黑体" w:hAnsi="黑体" w:hint="eastAsia"/>
          <w:sz w:val="21"/>
        </w:rPr>
        <w:t>用户查询班次图</w:t>
      </w:r>
    </w:p>
    <w:p w:rsidR="00F428C6" w:rsidRPr="0058115E" w:rsidRDefault="00F428C6">
      <w:pPr>
        <w:pStyle w:val="a4"/>
        <w:spacing w:line="240" w:lineRule="auto"/>
        <w:jc w:val="center"/>
        <w:rPr>
          <w:rFonts w:ascii="Times New Roman" w:hAnsi="Times New Roman"/>
          <w:sz w:val="21"/>
        </w:rPr>
      </w:pPr>
    </w:p>
    <w:p w:rsidR="00F428C6" w:rsidRPr="0058115E" w:rsidRDefault="00F428C6">
      <w:pPr>
        <w:pStyle w:val="a4"/>
        <w:ind w:firstLine="480"/>
        <w:jc w:val="left"/>
        <w:rPr>
          <w:rFonts w:ascii="Times New Roman" w:hAnsi="Times New Roman"/>
        </w:rPr>
      </w:pPr>
      <w:r w:rsidRPr="0058115E">
        <w:rPr>
          <w:rFonts w:ascii="Times New Roman" w:hAnsi="Times New Roman" w:hint="eastAsia"/>
        </w:rPr>
        <w:t>用户购票时序图</w:t>
      </w:r>
      <w:r w:rsidRPr="0058115E">
        <w:rPr>
          <w:rFonts w:ascii="Times New Roman" w:hAnsi="Times New Roman" w:hint="eastAsia"/>
        </w:rPr>
        <w:t>4-1</w:t>
      </w:r>
      <w:r w:rsidRPr="0058115E">
        <w:rPr>
          <w:rFonts w:ascii="Times New Roman" w:hAnsi="Times New Roman" w:hint="eastAsia"/>
        </w:rPr>
        <w:t>所示，用户用个人电脑进入网站首页，输入相关班次信息，如发车城市，到达城市，发车时间等，就可在新页面查看到所有相关班次。</w:t>
      </w:r>
    </w:p>
    <w:p w:rsidR="00F428C6" w:rsidRPr="0058115E" w:rsidRDefault="00B70D75">
      <w:pPr>
        <w:pStyle w:val="a4"/>
        <w:spacing w:beforeLines="100" w:before="312"/>
        <w:ind w:firstLineChars="0" w:firstLine="0"/>
        <w:jc w:val="center"/>
        <w:rPr>
          <w:rFonts w:ascii="Times New Roman" w:hAnsi="Times New Roman"/>
        </w:rPr>
      </w:pPr>
      <w:r w:rsidRPr="0058115E">
        <w:rPr>
          <w:rFonts w:ascii="Times New Roman" w:hAnsi="Times New Roman"/>
          <w:noProof/>
        </w:rPr>
        <w:drawing>
          <wp:inline distT="0" distB="0" distL="0" distR="0">
            <wp:extent cx="4876800" cy="4133850"/>
            <wp:effectExtent l="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4133850"/>
                    </a:xfrm>
                    <a:prstGeom prst="rect">
                      <a:avLst/>
                    </a:prstGeom>
                    <a:noFill/>
                    <a:ln>
                      <a:noFill/>
                    </a:ln>
                  </pic:spPr>
                </pic:pic>
              </a:graphicData>
            </a:graphic>
          </wp:inline>
        </w:drawing>
      </w:r>
    </w:p>
    <w:p w:rsidR="00F428C6" w:rsidRPr="00C91AAA" w:rsidRDefault="00F428C6">
      <w:pPr>
        <w:pStyle w:val="a4"/>
        <w:ind w:firstLineChars="0" w:firstLine="0"/>
        <w:jc w:val="center"/>
        <w:rPr>
          <w:rFonts w:ascii="黑体" w:eastAsia="黑体" w:hAnsi="黑体"/>
          <w:sz w:val="21"/>
        </w:rPr>
      </w:pPr>
      <w:r w:rsidRPr="00C91AAA">
        <w:rPr>
          <w:rFonts w:ascii="黑体" w:eastAsia="黑体" w:hAnsi="黑体" w:hint="eastAsia"/>
          <w:sz w:val="21"/>
        </w:rPr>
        <w:t>图4-2</w:t>
      </w:r>
      <w:r w:rsidR="00C91AAA" w:rsidRPr="00C91AAA">
        <w:rPr>
          <w:rFonts w:ascii="黑体" w:eastAsia="黑体" w:hAnsi="黑体"/>
          <w:sz w:val="21"/>
        </w:rPr>
        <w:t xml:space="preserve"> </w:t>
      </w:r>
      <w:r w:rsidRPr="00C91AAA">
        <w:rPr>
          <w:rFonts w:ascii="黑体" w:eastAsia="黑体" w:hAnsi="黑体" w:hint="eastAsia"/>
          <w:sz w:val="21"/>
        </w:rPr>
        <w:t>用户购票图</w:t>
      </w:r>
    </w:p>
    <w:p w:rsidR="00F428C6" w:rsidRPr="0058115E" w:rsidRDefault="00F428C6">
      <w:pPr>
        <w:pStyle w:val="a4"/>
        <w:ind w:firstLine="480"/>
        <w:jc w:val="left"/>
        <w:rPr>
          <w:rFonts w:ascii="Times New Roman" w:hAnsi="Times New Roman"/>
          <w:sz w:val="21"/>
        </w:rPr>
      </w:pPr>
      <w:r w:rsidRPr="0058115E">
        <w:rPr>
          <w:rFonts w:ascii="Times New Roman" w:hAnsi="Times New Roman" w:hint="eastAsia"/>
        </w:rPr>
        <w:lastRenderedPageBreak/>
        <w:t>用户个人资料操作时序图如图</w:t>
      </w:r>
      <w:r w:rsidRPr="0058115E">
        <w:rPr>
          <w:rFonts w:ascii="Times New Roman" w:hAnsi="Times New Roman" w:hint="eastAsia"/>
        </w:rPr>
        <w:t>4-3</w:t>
      </w:r>
      <w:r w:rsidRPr="0058115E">
        <w:rPr>
          <w:rFonts w:ascii="Times New Roman" w:hAnsi="Times New Roman" w:hint="eastAsia"/>
        </w:rPr>
        <w:t>所示，用户登陆后先查询，确定班次后，系统判断当前用户是否已经登录，之后用户便可在订单页面输入取票人姓名，身份证号以及电话号码后，检查相应班次信息，再次确认后，便可支付，或是取消支付，这些信息在个人资料的订单管理可看到，流程操作简单，都是可以让用户清楚的操作。</w:t>
      </w:r>
    </w:p>
    <w:p w:rsidR="00F428C6" w:rsidRPr="0058115E" w:rsidRDefault="00B70D75">
      <w:pPr>
        <w:pStyle w:val="a4"/>
        <w:spacing w:beforeLines="100" w:before="312"/>
        <w:ind w:firstLineChars="0" w:firstLine="0"/>
        <w:jc w:val="center"/>
        <w:rPr>
          <w:rFonts w:ascii="Times New Roman" w:hAnsi="Times New Roman"/>
          <w:sz w:val="21"/>
        </w:rPr>
      </w:pPr>
      <w:r w:rsidRPr="0058115E">
        <w:rPr>
          <w:rFonts w:ascii="Times New Roman" w:hAnsi="Times New Roman"/>
          <w:noProof/>
        </w:rPr>
        <w:drawing>
          <wp:inline distT="0" distB="0" distL="0" distR="0">
            <wp:extent cx="4048125" cy="4095750"/>
            <wp:effectExtent l="0" t="0" r="952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b="12065"/>
                    <a:stretch>
                      <a:fillRect/>
                    </a:stretch>
                  </pic:blipFill>
                  <pic:spPr bwMode="auto">
                    <a:xfrm>
                      <a:off x="0" y="0"/>
                      <a:ext cx="4048125" cy="4095750"/>
                    </a:xfrm>
                    <a:prstGeom prst="rect">
                      <a:avLst/>
                    </a:prstGeom>
                    <a:noFill/>
                    <a:ln>
                      <a:noFill/>
                    </a:ln>
                  </pic:spPr>
                </pic:pic>
              </a:graphicData>
            </a:graphic>
          </wp:inline>
        </w:drawing>
      </w:r>
    </w:p>
    <w:p w:rsidR="00F428C6" w:rsidRPr="00C91AAA" w:rsidRDefault="00F428C6">
      <w:pPr>
        <w:pStyle w:val="a4"/>
        <w:ind w:firstLineChars="0" w:firstLine="0"/>
        <w:jc w:val="center"/>
        <w:rPr>
          <w:rFonts w:ascii="黑体" w:eastAsia="黑体" w:hAnsi="黑体"/>
          <w:sz w:val="21"/>
        </w:rPr>
      </w:pPr>
      <w:r w:rsidRPr="00C91AAA">
        <w:rPr>
          <w:rFonts w:ascii="黑体" w:eastAsia="黑体" w:hAnsi="黑体" w:hint="eastAsia"/>
          <w:sz w:val="21"/>
        </w:rPr>
        <w:t>图4-3</w:t>
      </w:r>
      <w:r w:rsidR="00C91AAA" w:rsidRPr="00C91AAA">
        <w:rPr>
          <w:rFonts w:ascii="黑体" w:eastAsia="黑体" w:hAnsi="黑体"/>
          <w:sz w:val="21"/>
        </w:rPr>
        <w:t xml:space="preserve"> </w:t>
      </w:r>
      <w:r w:rsidRPr="00C91AAA">
        <w:rPr>
          <w:rFonts w:ascii="黑体" w:eastAsia="黑体" w:hAnsi="黑体" w:hint="eastAsia"/>
          <w:sz w:val="21"/>
        </w:rPr>
        <w:t>用户个人资料图</w:t>
      </w:r>
    </w:p>
    <w:p w:rsidR="00F428C6" w:rsidRPr="0058115E" w:rsidRDefault="00F428C6">
      <w:pPr>
        <w:pStyle w:val="a4"/>
        <w:jc w:val="center"/>
        <w:rPr>
          <w:rFonts w:ascii="Times New Roman" w:hAnsi="Times New Roman"/>
          <w:sz w:val="21"/>
        </w:rPr>
      </w:pPr>
    </w:p>
    <w:p w:rsidR="00F428C6" w:rsidRPr="0058115E" w:rsidRDefault="00F428C6">
      <w:pPr>
        <w:pStyle w:val="a4"/>
        <w:ind w:firstLine="480"/>
        <w:jc w:val="left"/>
        <w:rPr>
          <w:rFonts w:ascii="Times New Roman" w:hAnsi="Times New Roman"/>
        </w:rPr>
      </w:pPr>
      <w:r w:rsidRPr="0058115E">
        <w:rPr>
          <w:rFonts w:ascii="Times New Roman" w:hAnsi="Times New Roman" w:hint="eastAsia"/>
        </w:rPr>
        <w:t>用户进入网站首页，点击个人资料，系统会先判断当前浏览用户是否已经登录，确认登录后，便可让用户浏览个人页面，此时用户可以点击个人订单页面查看所有订单消息，如为支付与已支付的订单详细信息；也可编辑个人资料，如手机号码，头像等信息，这些用户都能自行修改。</w:t>
      </w:r>
    </w:p>
    <w:p w:rsidR="00F428C6" w:rsidRPr="0058115E" w:rsidRDefault="00F428C6" w:rsidP="00C91AAA">
      <w:pPr>
        <w:pStyle w:val="2"/>
        <w:tabs>
          <w:tab w:val="left" w:pos="425"/>
        </w:tabs>
        <w:ind w:left="0"/>
        <w:rPr>
          <w:rFonts w:ascii="Times New Roman" w:eastAsia="宋体" w:hAnsi="Times New Roman"/>
          <w:sz w:val="24"/>
          <w:szCs w:val="24"/>
        </w:rPr>
      </w:pPr>
      <w:bookmarkStart w:id="316" w:name="_Toc385599530"/>
      <w:bookmarkStart w:id="317" w:name="_Toc448606862"/>
      <w:bookmarkStart w:id="318" w:name="_Toc448607164"/>
      <w:bookmarkStart w:id="319" w:name="_Toc448828525"/>
      <w:bookmarkStart w:id="320" w:name="_Toc450785069"/>
      <w:r w:rsidRPr="0058115E">
        <w:rPr>
          <w:rFonts w:ascii="Times New Roman" w:eastAsia="宋体" w:hAnsi="Times New Roman" w:hint="eastAsia"/>
          <w:sz w:val="24"/>
          <w:szCs w:val="24"/>
        </w:rPr>
        <w:t>管理员功能模块设计</w:t>
      </w:r>
      <w:bookmarkEnd w:id="316"/>
      <w:bookmarkEnd w:id="317"/>
      <w:bookmarkEnd w:id="318"/>
      <w:bookmarkEnd w:id="319"/>
      <w:bookmarkEnd w:id="320"/>
    </w:p>
    <w:p w:rsidR="00F428C6" w:rsidRPr="0058115E" w:rsidRDefault="00F428C6" w:rsidP="00311668">
      <w:pPr>
        <w:pStyle w:val="3"/>
        <w:ind w:left="0"/>
        <w:rPr>
          <w:rFonts w:ascii="Times New Roman" w:hAnsi="Times New Roman"/>
        </w:rPr>
      </w:pPr>
      <w:bookmarkStart w:id="321" w:name="_Toc448607165"/>
      <w:bookmarkStart w:id="322" w:name="_Toc448828526"/>
      <w:bookmarkStart w:id="323" w:name="_Toc450785070"/>
      <w:r w:rsidRPr="0058115E">
        <w:rPr>
          <w:rFonts w:ascii="Times New Roman" w:hAnsi="Times New Roman" w:hint="eastAsia"/>
        </w:rPr>
        <w:t>模块的设计说明</w:t>
      </w:r>
      <w:bookmarkEnd w:id="321"/>
      <w:bookmarkEnd w:id="322"/>
      <w:bookmarkEnd w:id="323"/>
    </w:p>
    <w:p w:rsidR="00F428C6" w:rsidRPr="0058115E" w:rsidRDefault="00F428C6">
      <w:pPr>
        <w:ind w:firstLine="480"/>
        <w:rPr>
          <w:rFonts w:ascii="Times New Roman" w:hAnsi="Times New Roman"/>
        </w:rPr>
      </w:pPr>
      <w:r w:rsidRPr="0058115E">
        <w:rPr>
          <w:rFonts w:ascii="Times New Roman" w:hAnsi="Times New Roman" w:hint="eastAsia"/>
        </w:rPr>
        <w:t>(1)</w:t>
      </w:r>
      <w:r w:rsidRPr="0058115E">
        <w:rPr>
          <w:rFonts w:ascii="Times New Roman" w:hAnsi="Times New Roman" w:hint="eastAsia"/>
        </w:rPr>
        <w:t>管理员注册、登录功能</w:t>
      </w:r>
    </w:p>
    <w:p w:rsidR="00F428C6" w:rsidRPr="0058115E" w:rsidRDefault="00F428C6">
      <w:pPr>
        <w:ind w:firstLine="480"/>
        <w:rPr>
          <w:rFonts w:ascii="Times New Roman" w:hAnsi="Times New Roman"/>
        </w:rPr>
      </w:pPr>
      <w:r w:rsidRPr="0058115E">
        <w:rPr>
          <w:rFonts w:ascii="Times New Roman" w:hAnsi="Times New Roman" w:hint="eastAsia"/>
        </w:rPr>
        <w:t>管理员通过用户名为</w:t>
      </w:r>
      <w:r w:rsidRPr="0058115E">
        <w:rPr>
          <w:rFonts w:ascii="Times New Roman" w:hAnsi="Times New Roman" w:hint="eastAsia"/>
        </w:rPr>
        <w:t>admin</w:t>
      </w:r>
      <w:r w:rsidRPr="0058115E">
        <w:rPr>
          <w:rFonts w:ascii="Times New Roman" w:hAnsi="Times New Roman" w:hint="eastAsia"/>
        </w:rPr>
        <w:t>管理员注册即可。在后台登录界面，输入相应用户名和密码登录系统。</w:t>
      </w:r>
    </w:p>
    <w:p w:rsidR="00F428C6" w:rsidRPr="0058115E" w:rsidRDefault="00F428C6">
      <w:pPr>
        <w:ind w:firstLine="480"/>
        <w:rPr>
          <w:rFonts w:ascii="Times New Roman" w:hAnsi="Times New Roman"/>
          <w:color w:val="000000" w:themeColor="text1"/>
        </w:rPr>
      </w:pPr>
      <w:r w:rsidRPr="0058115E">
        <w:rPr>
          <w:rFonts w:ascii="Times New Roman" w:hAnsi="Times New Roman" w:hint="eastAsia"/>
          <w:color w:val="000000" w:themeColor="text1"/>
        </w:rPr>
        <w:lastRenderedPageBreak/>
        <w:t>(2)</w:t>
      </w:r>
      <w:r w:rsidRPr="0058115E">
        <w:rPr>
          <w:rFonts w:ascii="Times New Roman" w:hAnsi="Times New Roman" w:hint="eastAsia"/>
          <w:color w:val="000000" w:themeColor="text1"/>
        </w:rPr>
        <w:t>用户管理功能</w:t>
      </w:r>
    </w:p>
    <w:p w:rsidR="00F428C6" w:rsidRPr="0058115E" w:rsidRDefault="00FA7BDF" w:rsidP="00FA7BDF">
      <w:pPr>
        <w:ind w:firstLine="480"/>
        <w:rPr>
          <w:rFonts w:ascii="Times New Roman" w:hAnsi="Times New Roman"/>
          <w:color w:val="000000" w:themeColor="text1"/>
        </w:rPr>
      </w:pPr>
      <w:r w:rsidRPr="0058115E">
        <w:rPr>
          <w:rFonts w:ascii="Times New Roman" w:hAnsi="Times New Roman" w:hint="eastAsia"/>
          <w:color w:val="000000" w:themeColor="text1"/>
        </w:rPr>
        <w:t>超级管理员用户最高权限，可对用户</w:t>
      </w:r>
      <w:r w:rsidR="00F428C6" w:rsidRPr="0058115E">
        <w:rPr>
          <w:rFonts w:ascii="Times New Roman" w:hAnsi="Times New Roman" w:hint="eastAsia"/>
          <w:color w:val="000000" w:themeColor="text1"/>
        </w:rPr>
        <w:t>进行增删改查的功能。</w:t>
      </w:r>
    </w:p>
    <w:p w:rsidR="00F428C6" w:rsidRPr="0058115E" w:rsidRDefault="00FA7BDF">
      <w:pPr>
        <w:ind w:firstLine="480"/>
        <w:rPr>
          <w:rFonts w:ascii="Times New Roman" w:hAnsi="Times New Roman"/>
          <w:color w:val="000000" w:themeColor="text1"/>
        </w:rPr>
      </w:pPr>
      <w:r w:rsidRPr="0058115E">
        <w:rPr>
          <w:rFonts w:ascii="Times New Roman" w:hAnsi="Times New Roman" w:hint="eastAsia"/>
          <w:color w:val="000000" w:themeColor="text1"/>
        </w:rPr>
        <w:t>(3</w:t>
      </w:r>
      <w:r w:rsidR="00F428C6" w:rsidRPr="0058115E">
        <w:rPr>
          <w:rFonts w:ascii="Times New Roman" w:hAnsi="Times New Roman" w:hint="eastAsia"/>
          <w:color w:val="000000" w:themeColor="text1"/>
        </w:rPr>
        <w:t>)</w:t>
      </w:r>
      <w:r w:rsidR="00F428C6" w:rsidRPr="0058115E">
        <w:rPr>
          <w:rFonts w:ascii="Times New Roman" w:hAnsi="Times New Roman" w:hint="eastAsia"/>
          <w:color w:val="000000" w:themeColor="text1"/>
        </w:rPr>
        <w:t>车辆管理功能</w:t>
      </w:r>
    </w:p>
    <w:p w:rsidR="00F428C6" w:rsidRPr="0058115E" w:rsidRDefault="00F428C6">
      <w:pPr>
        <w:ind w:firstLine="480"/>
        <w:rPr>
          <w:rFonts w:ascii="Times New Roman" w:hAnsi="Times New Roman"/>
        </w:rPr>
      </w:pPr>
      <w:r w:rsidRPr="0058115E">
        <w:rPr>
          <w:rFonts w:ascii="Times New Roman" w:hAnsi="Times New Roman" w:hint="eastAsia"/>
        </w:rPr>
        <w:t>管理员可以对车辆信息进行增加、删除、修改、查询等管理操作。</w:t>
      </w:r>
    </w:p>
    <w:p w:rsidR="00F428C6" w:rsidRPr="0058115E" w:rsidRDefault="00FA7BDF">
      <w:pPr>
        <w:ind w:firstLine="480"/>
        <w:rPr>
          <w:rFonts w:ascii="Times New Roman" w:hAnsi="Times New Roman"/>
        </w:rPr>
      </w:pPr>
      <w:r w:rsidRPr="0058115E">
        <w:rPr>
          <w:rFonts w:ascii="Times New Roman" w:hAnsi="Times New Roman" w:hint="eastAsia"/>
        </w:rPr>
        <w:t>(4</w:t>
      </w:r>
      <w:r w:rsidR="00F428C6" w:rsidRPr="0058115E">
        <w:rPr>
          <w:rFonts w:ascii="Times New Roman" w:hAnsi="Times New Roman" w:hint="eastAsia"/>
        </w:rPr>
        <w:t>)</w:t>
      </w:r>
      <w:r w:rsidR="00F428C6" w:rsidRPr="0058115E">
        <w:rPr>
          <w:rFonts w:ascii="Times New Roman" w:hAnsi="Times New Roman" w:hint="eastAsia"/>
        </w:rPr>
        <w:t>司机管理功能</w:t>
      </w:r>
    </w:p>
    <w:p w:rsidR="00F428C6" w:rsidRPr="0058115E" w:rsidRDefault="00F428C6">
      <w:pPr>
        <w:ind w:firstLine="480"/>
        <w:rPr>
          <w:rFonts w:ascii="Times New Roman" w:hAnsi="Times New Roman"/>
        </w:rPr>
      </w:pPr>
      <w:r w:rsidRPr="0058115E">
        <w:rPr>
          <w:rFonts w:ascii="Times New Roman" w:hAnsi="Times New Roman" w:hint="eastAsia"/>
        </w:rPr>
        <w:t>管理员可以对司机信息进行增加、删除、修改、查询等管理操作。</w:t>
      </w:r>
    </w:p>
    <w:p w:rsidR="00F428C6" w:rsidRPr="0058115E" w:rsidRDefault="00FA7BDF">
      <w:pPr>
        <w:ind w:firstLine="480"/>
        <w:rPr>
          <w:rFonts w:ascii="Times New Roman" w:hAnsi="Times New Roman"/>
        </w:rPr>
      </w:pPr>
      <w:r w:rsidRPr="0058115E">
        <w:rPr>
          <w:rFonts w:ascii="Times New Roman" w:hAnsi="Times New Roman" w:hint="eastAsia"/>
        </w:rPr>
        <w:t>(5</w:t>
      </w:r>
      <w:r w:rsidR="00F428C6" w:rsidRPr="0058115E">
        <w:rPr>
          <w:rFonts w:ascii="Times New Roman" w:hAnsi="Times New Roman" w:hint="eastAsia"/>
        </w:rPr>
        <w:t>)</w:t>
      </w:r>
      <w:r w:rsidR="00F428C6" w:rsidRPr="0058115E">
        <w:rPr>
          <w:rFonts w:ascii="Times New Roman" w:hAnsi="Times New Roman" w:hint="eastAsia"/>
        </w:rPr>
        <w:t>车票管理功能</w:t>
      </w:r>
    </w:p>
    <w:p w:rsidR="00F428C6" w:rsidRPr="0058115E" w:rsidRDefault="00F428C6">
      <w:pPr>
        <w:ind w:firstLine="480"/>
        <w:rPr>
          <w:rFonts w:ascii="Times New Roman" w:hAnsi="Times New Roman"/>
        </w:rPr>
      </w:pPr>
      <w:r w:rsidRPr="0058115E">
        <w:rPr>
          <w:rFonts w:ascii="Times New Roman" w:hAnsi="Times New Roman" w:hint="eastAsia"/>
        </w:rPr>
        <w:t>管理员可以根据车辆以及司机信息制定相关的车票的详细信息，供用户查询与购买，管理员对车票也用户增删改查的功能。</w:t>
      </w:r>
    </w:p>
    <w:p w:rsidR="00F428C6" w:rsidRPr="0058115E" w:rsidRDefault="00FA7BDF">
      <w:pPr>
        <w:ind w:firstLine="480"/>
        <w:rPr>
          <w:rFonts w:ascii="Times New Roman" w:hAnsi="Times New Roman"/>
        </w:rPr>
      </w:pPr>
      <w:r w:rsidRPr="0058115E">
        <w:rPr>
          <w:rFonts w:ascii="Times New Roman" w:hAnsi="Times New Roman" w:hint="eastAsia"/>
        </w:rPr>
        <w:t>(6</w:t>
      </w:r>
      <w:r w:rsidR="00F428C6" w:rsidRPr="0058115E">
        <w:rPr>
          <w:rFonts w:ascii="Times New Roman" w:hAnsi="Times New Roman" w:hint="eastAsia"/>
        </w:rPr>
        <w:t>)</w:t>
      </w:r>
      <w:r w:rsidR="00F428C6" w:rsidRPr="0058115E">
        <w:rPr>
          <w:rFonts w:ascii="Times New Roman" w:hAnsi="Times New Roman" w:hint="eastAsia"/>
        </w:rPr>
        <w:t>个人信息管理功能</w:t>
      </w:r>
    </w:p>
    <w:p w:rsidR="00F428C6" w:rsidRPr="0058115E" w:rsidRDefault="00F428C6">
      <w:pPr>
        <w:pStyle w:val="a4"/>
        <w:ind w:firstLine="480"/>
        <w:rPr>
          <w:rFonts w:ascii="Times New Roman" w:hAnsi="Times New Roman"/>
        </w:rPr>
      </w:pPr>
      <w:r w:rsidRPr="0058115E">
        <w:rPr>
          <w:rFonts w:ascii="Times New Roman" w:hAnsi="Times New Roman" w:hint="eastAsia"/>
        </w:rPr>
        <w:t>管理员可以对个人相关信息进行查看与修改、修改密码等管理操作。</w:t>
      </w:r>
    </w:p>
    <w:p w:rsidR="00F428C6" w:rsidRPr="0058115E" w:rsidRDefault="00B70D75">
      <w:pPr>
        <w:spacing w:beforeLines="100" w:before="312"/>
        <w:ind w:firstLineChars="0" w:firstLine="0"/>
        <w:jc w:val="center"/>
        <w:rPr>
          <w:rFonts w:ascii="Times New Roman" w:hAnsi="Times New Roman"/>
        </w:rPr>
      </w:pPr>
      <w:r w:rsidRPr="0058115E">
        <w:rPr>
          <w:rFonts w:ascii="Times New Roman" w:hAnsi="Times New Roman"/>
          <w:noProof/>
        </w:rPr>
        <w:drawing>
          <wp:inline distT="0" distB="0" distL="0" distR="0">
            <wp:extent cx="4324350" cy="453390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7">
                      <a:extLst>
                        <a:ext uri="{28A0092B-C50C-407E-A947-70E740481C1C}">
                          <a14:useLocalDpi xmlns:a14="http://schemas.microsoft.com/office/drawing/2010/main" val="0"/>
                        </a:ext>
                      </a:extLst>
                    </a:blip>
                    <a:srcRect t="1575" b="9055"/>
                    <a:stretch>
                      <a:fillRect/>
                    </a:stretch>
                  </pic:blipFill>
                  <pic:spPr bwMode="auto">
                    <a:xfrm>
                      <a:off x="0" y="0"/>
                      <a:ext cx="4324350" cy="4533900"/>
                    </a:xfrm>
                    <a:prstGeom prst="rect">
                      <a:avLst/>
                    </a:prstGeom>
                    <a:noFill/>
                    <a:ln>
                      <a:noFill/>
                    </a:ln>
                  </pic:spPr>
                </pic:pic>
              </a:graphicData>
            </a:graphic>
          </wp:inline>
        </w:drawing>
      </w:r>
    </w:p>
    <w:p w:rsidR="00AD351E" w:rsidRPr="00C91AAA" w:rsidRDefault="00F428C6">
      <w:pPr>
        <w:ind w:firstLine="420"/>
        <w:jc w:val="center"/>
        <w:rPr>
          <w:rFonts w:ascii="黑体" w:eastAsia="黑体" w:hAnsi="黑体"/>
          <w:sz w:val="21"/>
        </w:rPr>
      </w:pPr>
      <w:r w:rsidRPr="00C91AAA">
        <w:rPr>
          <w:rFonts w:ascii="黑体" w:eastAsia="黑体" w:hAnsi="黑体" w:hint="eastAsia"/>
          <w:sz w:val="21"/>
        </w:rPr>
        <w:t>图4-4</w:t>
      </w:r>
      <w:r w:rsidR="00C91AAA" w:rsidRPr="00C91AAA">
        <w:rPr>
          <w:rFonts w:ascii="黑体" w:eastAsia="黑体" w:hAnsi="黑体"/>
          <w:sz w:val="21"/>
        </w:rPr>
        <w:t xml:space="preserve"> </w:t>
      </w:r>
      <w:r w:rsidRPr="00C91AAA">
        <w:rPr>
          <w:rFonts w:ascii="黑体" w:eastAsia="黑体" w:hAnsi="黑体" w:hint="eastAsia"/>
          <w:sz w:val="21"/>
        </w:rPr>
        <w:t>程序流程图</w:t>
      </w:r>
    </w:p>
    <w:p w:rsidR="00F428C6" w:rsidRPr="0058115E" w:rsidRDefault="00F428C6" w:rsidP="00311668">
      <w:pPr>
        <w:pStyle w:val="3"/>
        <w:ind w:left="0"/>
        <w:rPr>
          <w:rFonts w:ascii="Times New Roman" w:hAnsi="Times New Roman"/>
          <w:szCs w:val="24"/>
        </w:rPr>
      </w:pPr>
      <w:bookmarkStart w:id="324" w:name="_Toc448607166"/>
      <w:bookmarkStart w:id="325" w:name="_Toc448828527"/>
      <w:bookmarkStart w:id="326" w:name="_Toc450785071"/>
      <w:r w:rsidRPr="0058115E">
        <w:rPr>
          <w:rFonts w:ascii="Times New Roman" w:hAnsi="Times New Roman" w:hint="eastAsia"/>
          <w:szCs w:val="24"/>
        </w:rPr>
        <w:t>管理员模块的活动顺序图</w:t>
      </w:r>
      <w:bookmarkEnd w:id="324"/>
      <w:bookmarkEnd w:id="325"/>
      <w:bookmarkEnd w:id="326"/>
    </w:p>
    <w:p w:rsidR="00F428C6" w:rsidRPr="0058115E" w:rsidRDefault="00F428C6">
      <w:pPr>
        <w:ind w:firstLine="480"/>
        <w:jc w:val="left"/>
        <w:rPr>
          <w:rFonts w:ascii="Times New Roman" w:hAnsi="Times New Roman"/>
        </w:rPr>
      </w:pPr>
      <w:r w:rsidRPr="0058115E">
        <w:rPr>
          <w:rFonts w:ascii="Times New Roman" w:hAnsi="Times New Roman" w:hint="eastAsia"/>
        </w:rPr>
        <w:t>管理员模块的活动顺序图如图</w:t>
      </w:r>
      <w:r w:rsidRPr="0058115E">
        <w:rPr>
          <w:rFonts w:ascii="Times New Roman" w:hAnsi="Times New Roman" w:hint="eastAsia"/>
        </w:rPr>
        <w:t>4-4</w:t>
      </w:r>
      <w:r w:rsidRPr="0058115E">
        <w:rPr>
          <w:rFonts w:ascii="Times New Roman" w:hAnsi="Times New Roman" w:hint="eastAsia"/>
        </w:rPr>
        <w:t>所示，管理员主要管理的对象为司机，车辆，班</w:t>
      </w:r>
      <w:r w:rsidRPr="0058115E">
        <w:rPr>
          <w:rFonts w:ascii="Times New Roman" w:hAnsi="Times New Roman" w:hint="eastAsia"/>
        </w:rPr>
        <w:lastRenderedPageBreak/>
        <w:t>次以及客户。如对司机的管理，就有增删改查，这些在同个页面中便可以实现，司机与车辆是多对多的关系，在编辑司机信息的时候，可查询出相应的车辆信息，然后绑定到该司机信息上即可。对于后者的对象操作，其步骤类似</w:t>
      </w:r>
      <w:r w:rsidRPr="0058115E">
        <w:rPr>
          <w:rFonts w:ascii="Times New Roman" w:hAnsi="Times New Roman" w:hint="eastAsia"/>
          <w:sz w:val="21"/>
        </w:rPr>
        <w:t>。</w:t>
      </w:r>
    </w:p>
    <w:p w:rsidR="00F428C6" w:rsidRPr="0058115E" w:rsidRDefault="00F428C6" w:rsidP="00C91AAA">
      <w:pPr>
        <w:pStyle w:val="2"/>
        <w:tabs>
          <w:tab w:val="left" w:pos="425"/>
        </w:tabs>
        <w:ind w:left="0"/>
        <w:rPr>
          <w:rFonts w:ascii="Times New Roman" w:eastAsia="宋体" w:hAnsi="Times New Roman"/>
          <w:sz w:val="24"/>
          <w:szCs w:val="24"/>
        </w:rPr>
      </w:pPr>
      <w:bookmarkStart w:id="327" w:name="_Toc292123514"/>
      <w:bookmarkStart w:id="328" w:name="_Toc292123753"/>
      <w:bookmarkStart w:id="329" w:name="_Toc292124318"/>
      <w:bookmarkStart w:id="330" w:name="_Toc292133839"/>
      <w:bookmarkStart w:id="331" w:name="_Toc292876446"/>
      <w:bookmarkStart w:id="332" w:name="_Toc383862616"/>
      <w:bookmarkStart w:id="333" w:name="_Toc383864683"/>
      <w:bookmarkStart w:id="334" w:name="_Toc383865208"/>
      <w:bookmarkStart w:id="335" w:name="_Toc385599533"/>
      <w:bookmarkStart w:id="336" w:name="_Toc448606863"/>
      <w:bookmarkStart w:id="337" w:name="_Toc448607167"/>
      <w:bookmarkStart w:id="338" w:name="_Toc448828528"/>
      <w:bookmarkStart w:id="339" w:name="_Toc450785072"/>
      <w:r w:rsidRPr="0058115E">
        <w:rPr>
          <w:rFonts w:ascii="Times New Roman" w:eastAsia="宋体" w:hAnsi="Times New Roman" w:hint="eastAsia"/>
          <w:sz w:val="24"/>
          <w:szCs w:val="24"/>
        </w:rPr>
        <w:t>系统结构</w:t>
      </w:r>
      <w:bookmarkEnd w:id="327"/>
      <w:bookmarkEnd w:id="328"/>
      <w:bookmarkEnd w:id="329"/>
      <w:bookmarkEnd w:id="330"/>
      <w:bookmarkEnd w:id="331"/>
      <w:r w:rsidRPr="0058115E">
        <w:rPr>
          <w:rFonts w:ascii="Times New Roman" w:eastAsia="宋体" w:hAnsi="Times New Roman" w:hint="eastAsia"/>
          <w:sz w:val="24"/>
          <w:szCs w:val="24"/>
        </w:rPr>
        <w:t>设计</w:t>
      </w:r>
      <w:bookmarkEnd w:id="332"/>
      <w:bookmarkEnd w:id="333"/>
      <w:bookmarkEnd w:id="334"/>
      <w:bookmarkEnd w:id="335"/>
      <w:bookmarkEnd w:id="336"/>
      <w:bookmarkEnd w:id="337"/>
      <w:bookmarkEnd w:id="338"/>
      <w:bookmarkEnd w:id="339"/>
    </w:p>
    <w:p w:rsidR="00F428C6" w:rsidRPr="0058115E" w:rsidRDefault="00F428C6">
      <w:pPr>
        <w:ind w:firstLine="480"/>
        <w:rPr>
          <w:rFonts w:ascii="Times New Roman" w:hAnsi="Times New Roman"/>
        </w:rPr>
      </w:pPr>
      <w:r w:rsidRPr="0058115E">
        <w:rPr>
          <w:rFonts w:ascii="Times New Roman" w:hAnsi="Times New Roman" w:hint="eastAsia"/>
        </w:rPr>
        <w:t>系统结构设计是充分体现体统实现以及交互情况的实现方式，通常使用的描述方式便是系统结构图，也称结构图或者控制结构图。它体现是系统内部各功能，各模块直接的调用以及被调用，信息交互，传递或者功能键相互关联的紧密程度，对于开发者，管理者，是至关重要的环节。</w:t>
      </w:r>
    </w:p>
    <w:p w:rsidR="00F428C6" w:rsidRPr="0058115E" w:rsidRDefault="00F428C6">
      <w:pPr>
        <w:ind w:firstLineChars="0" w:firstLine="0"/>
        <w:jc w:val="center"/>
        <w:rPr>
          <w:rFonts w:ascii="Times New Roman" w:hAnsi="Times New Roman"/>
        </w:rPr>
      </w:pPr>
      <w:r w:rsidRPr="0058115E">
        <w:rPr>
          <w:rFonts w:ascii="Times New Roman" w:hAnsi="Times New Roman"/>
        </w:rPr>
        <w:object w:dxaOrig="12493" w:dyaOrig="100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31" o:spid="_x0000_i1025" type="#_x0000_t75" style="width:458.9pt;height:369.4pt" o:ole="">
            <v:fill o:detectmouseclick="t"/>
            <v:imagedata r:id="rId28" o:title=""/>
            <o:lock v:ext="edit" aspectratio="f"/>
          </v:shape>
          <o:OLEObject Type="Embed" ProgID="Visio.Drawing.15" ShapeID="对象 31" DrawAspect="Content" ObjectID="_1525809827" r:id="rId29">
            <o:FieldCodes>\* MERGEFORMAT</o:FieldCodes>
          </o:OLEObject>
        </w:object>
      </w:r>
      <w:r w:rsidRPr="00C91AAA">
        <w:rPr>
          <w:rFonts w:ascii="黑体" w:eastAsia="黑体" w:hAnsi="黑体" w:hint="eastAsia"/>
        </w:rPr>
        <w:t>图4-5</w:t>
      </w:r>
      <w:r w:rsidR="00C91AAA" w:rsidRPr="00C91AAA">
        <w:rPr>
          <w:rFonts w:ascii="黑体" w:eastAsia="黑体" w:hAnsi="黑体"/>
        </w:rPr>
        <w:t xml:space="preserve"> </w:t>
      </w:r>
      <w:r w:rsidRPr="00C91AAA">
        <w:rPr>
          <w:rFonts w:ascii="黑体" w:eastAsia="黑体" w:hAnsi="黑体" w:hint="eastAsia"/>
        </w:rPr>
        <w:t>系统组织结构图</w:t>
      </w:r>
    </w:p>
    <w:p w:rsidR="00F428C6" w:rsidRPr="0058115E" w:rsidRDefault="00F428C6" w:rsidP="00311668">
      <w:pPr>
        <w:pStyle w:val="1"/>
        <w:keepNext w:val="0"/>
        <w:pageBreakBefore/>
        <w:ind w:left="0"/>
        <w:rPr>
          <w:rFonts w:ascii="Times New Roman" w:eastAsia="宋体" w:hAnsi="Times New Roman"/>
        </w:rPr>
      </w:pPr>
      <w:bookmarkStart w:id="340" w:name="_Toc383862617"/>
      <w:bookmarkStart w:id="341" w:name="_Toc383864684"/>
      <w:bookmarkStart w:id="342" w:name="_Toc383865209"/>
      <w:bookmarkStart w:id="343" w:name="_Toc385599534"/>
      <w:bookmarkStart w:id="344" w:name="_Toc448606864"/>
      <w:bookmarkStart w:id="345" w:name="_Toc448607168"/>
      <w:bookmarkStart w:id="346" w:name="_Toc448828529"/>
      <w:bookmarkStart w:id="347" w:name="_Toc450785073"/>
      <w:bookmarkStart w:id="348" w:name="_Toc292123515"/>
      <w:bookmarkStart w:id="349" w:name="_Toc292123754"/>
      <w:bookmarkStart w:id="350" w:name="_Toc292124319"/>
      <w:bookmarkStart w:id="351" w:name="_Toc292133840"/>
      <w:bookmarkStart w:id="352" w:name="_Toc292876447"/>
      <w:r w:rsidRPr="0058115E">
        <w:rPr>
          <w:rFonts w:ascii="Times New Roman" w:eastAsia="宋体" w:hAnsi="Times New Roman" w:hint="eastAsia"/>
        </w:rPr>
        <w:lastRenderedPageBreak/>
        <w:t>系统详细设计</w:t>
      </w:r>
      <w:bookmarkEnd w:id="340"/>
      <w:bookmarkEnd w:id="341"/>
      <w:bookmarkEnd w:id="342"/>
      <w:bookmarkEnd w:id="343"/>
      <w:bookmarkEnd w:id="344"/>
      <w:bookmarkEnd w:id="345"/>
      <w:bookmarkEnd w:id="346"/>
      <w:bookmarkEnd w:id="347"/>
    </w:p>
    <w:p w:rsidR="00F428C6" w:rsidRPr="0058115E" w:rsidRDefault="00F428C6">
      <w:pPr>
        <w:ind w:firstLine="480"/>
        <w:rPr>
          <w:rFonts w:ascii="Times New Roman" w:hAnsi="Times New Roman"/>
        </w:rPr>
      </w:pPr>
      <w:r w:rsidRPr="0058115E">
        <w:rPr>
          <w:rFonts w:ascii="Times New Roman" w:hAnsi="Times New Roman"/>
        </w:rPr>
        <w:t>详细设计是</w:t>
      </w:r>
      <w:hyperlink r:id="rId30" w:tgtFrame="_blank" w:history="1">
        <w:r w:rsidRPr="0058115E">
          <w:rPr>
            <w:rFonts w:ascii="Times New Roman" w:hAnsi="Times New Roman"/>
          </w:rPr>
          <w:t>软件工程</w:t>
        </w:r>
      </w:hyperlink>
      <w:r w:rsidRPr="0058115E">
        <w:rPr>
          <w:rFonts w:ascii="Times New Roman" w:hAnsi="Times New Roman"/>
        </w:rPr>
        <w:t>中软件开发的一个步骤，就是对</w:t>
      </w:r>
      <w:hyperlink r:id="rId31" w:tgtFrame="_blank" w:history="1">
        <w:r w:rsidRPr="0058115E">
          <w:rPr>
            <w:rFonts w:ascii="Times New Roman" w:hAnsi="Times New Roman"/>
          </w:rPr>
          <w:t>概要设计</w:t>
        </w:r>
      </w:hyperlink>
      <w:r w:rsidRPr="0058115E">
        <w:rPr>
          <w:rFonts w:ascii="Times New Roman" w:hAnsi="Times New Roman"/>
        </w:rPr>
        <w:t>的一个细化，就是详细设计每个模块实现算法，所需的局部结构。在详细设计阶段，主要是通过需求分析的结果，设计出满足用户需求</w:t>
      </w:r>
      <w:r w:rsidRPr="0058115E">
        <w:rPr>
          <w:rFonts w:ascii="Times New Roman" w:hAnsi="Times New Roman" w:hint="eastAsia"/>
        </w:rPr>
        <w:t>的实现方式。</w:t>
      </w:r>
    </w:p>
    <w:p w:rsidR="00F428C6" w:rsidRPr="0058115E" w:rsidRDefault="00F428C6" w:rsidP="00C91AAA">
      <w:pPr>
        <w:pStyle w:val="2"/>
        <w:tabs>
          <w:tab w:val="left" w:pos="425"/>
        </w:tabs>
        <w:ind w:left="0"/>
        <w:rPr>
          <w:rFonts w:ascii="Times New Roman" w:eastAsia="宋体" w:hAnsi="Times New Roman"/>
          <w:sz w:val="24"/>
          <w:szCs w:val="24"/>
        </w:rPr>
      </w:pPr>
      <w:bookmarkStart w:id="353" w:name="_Toc383865210"/>
      <w:bookmarkStart w:id="354" w:name="_Toc385599535"/>
      <w:bookmarkStart w:id="355" w:name="_Toc448606865"/>
      <w:bookmarkStart w:id="356" w:name="_Toc448607169"/>
      <w:bookmarkStart w:id="357" w:name="_Toc448828530"/>
      <w:bookmarkStart w:id="358" w:name="_Toc383862618"/>
      <w:bookmarkStart w:id="359" w:name="_Toc383864685"/>
      <w:bookmarkStart w:id="360" w:name="_Toc450785074"/>
      <w:r w:rsidRPr="0058115E">
        <w:rPr>
          <w:rFonts w:ascii="Times New Roman" w:eastAsia="宋体" w:hAnsi="Times New Roman" w:hint="eastAsia"/>
          <w:sz w:val="24"/>
          <w:szCs w:val="24"/>
        </w:rPr>
        <w:t>系统流程设计</w:t>
      </w:r>
      <w:bookmarkEnd w:id="353"/>
      <w:bookmarkEnd w:id="354"/>
      <w:bookmarkEnd w:id="355"/>
      <w:bookmarkEnd w:id="356"/>
      <w:bookmarkEnd w:id="357"/>
      <w:bookmarkEnd w:id="358"/>
      <w:bookmarkEnd w:id="359"/>
      <w:bookmarkEnd w:id="360"/>
    </w:p>
    <w:p w:rsidR="00F428C6" w:rsidRPr="0058115E" w:rsidRDefault="00F428C6">
      <w:pPr>
        <w:ind w:firstLine="480"/>
        <w:rPr>
          <w:rFonts w:ascii="Times New Roman" w:hAnsi="Times New Roman"/>
        </w:rPr>
      </w:pPr>
      <w:r w:rsidRPr="0058115E">
        <w:rPr>
          <w:rFonts w:ascii="Times New Roman" w:hAnsi="Times New Roman" w:hint="eastAsia"/>
        </w:rPr>
        <w:t>系统的程序流程说明整个系统的工作过程，详细地反应了程序各个模块间的调用以及逻辑关系，为系统的实现做进一步的设计。系统程序以程序流程图作为最终反应形式，本校园旧书在线销售系统的程序流程图</w:t>
      </w:r>
      <w:r w:rsidRPr="0058115E">
        <w:rPr>
          <w:rFonts w:ascii="Times New Roman" w:hAnsi="Times New Roman" w:hint="eastAsia"/>
          <w:szCs w:val="24"/>
          <w:vertAlign w:val="superscript"/>
        </w:rPr>
        <w:t>[6]</w:t>
      </w:r>
      <w:r w:rsidRPr="0058115E">
        <w:rPr>
          <w:rFonts w:ascii="Times New Roman" w:hAnsi="Times New Roman" w:hint="eastAsia"/>
        </w:rPr>
        <w:t>如图</w:t>
      </w:r>
      <w:r w:rsidRPr="0058115E">
        <w:rPr>
          <w:rFonts w:ascii="Times New Roman" w:hAnsi="Times New Roman" w:hint="eastAsia"/>
        </w:rPr>
        <w:t>5-1</w:t>
      </w:r>
      <w:r w:rsidRPr="0058115E">
        <w:rPr>
          <w:rFonts w:ascii="Times New Roman" w:hAnsi="Times New Roman" w:hint="eastAsia"/>
        </w:rPr>
        <w:t>所示。本图为客户端的程序流程图，描述了注册的用户登录后可以进行搜索图书、购买图书、购物车管理、我的订单管理、修改个人资料和修改密码等功能，如果执行命令通过，就会跳转到相对应的页面，否则直接返回到首页页面。</w:t>
      </w:r>
    </w:p>
    <w:p w:rsidR="00F428C6" w:rsidRPr="0058115E" w:rsidRDefault="00F428C6">
      <w:pPr>
        <w:ind w:firstLine="480"/>
        <w:rPr>
          <w:rFonts w:ascii="Times New Roman" w:hAnsi="Times New Roman"/>
        </w:rPr>
      </w:pPr>
    </w:p>
    <w:p w:rsidR="00F428C6" w:rsidRPr="0058115E" w:rsidRDefault="00B70D75">
      <w:pPr>
        <w:ind w:firstLineChars="0" w:firstLine="0"/>
        <w:jc w:val="center"/>
        <w:rPr>
          <w:rFonts w:ascii="Times New Roman" w:hAnsi="Times New Roman"/>
        </w:rPr>
      </w:pPr>
      <w:r w:rsidRPr="0058115E">
        <w:rPr>
          <w:rFonts w:ascii="Times New Roman" w:hAnsi="Times New Roman"/>
          <w:noProof/>
        </w:rPr>
        <w:drawing>
          <wp:inline distT="0" distB="0" distL="0" distR="0">
            <wp:extent cx="4619625" cy="4924425"/>
            <wp:effectExtent l="0" t="0" r="9525" b="9525"/>
            <wp:docPr id="10" name="图片 9"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绘图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4924425"/>
                    </a:xfrm>
                    <a:prstGeom prst="rect">
                      <a:avLst/>
                    </a:prstGeom>
                    <a:noFill/>
                    <a:ln>
                      <a:noFill/>
                    </a:ln>
                  </pic:spPr>
                </pic:pic>
              </a:graphicData>
            </a:graphic>
          </wp:inline>
        </w:drawing>
      </w:r>
    </w:p>
    <w:p w:rsidR="00F428C6" w:rsidRPr="00C91AAA" w:rsidRDefault="00F428C6">
      <w:pPr>
        <w:ind w:firstLineChars="0" w:firstLine="0"/>
        <w:jc w:val="center"/>
        <w:rPr>
          <w:rFonts w:ascii="黑体" w:eastAsia="黑体" w:hAnsi="黑体"/>
          <w:sz w:val="21"/>
        </w:rPr>
      </w:pPr>
      <w:r w:rsidRPr="00C91AAA">
        <w:rPr>
          <w:rFonts w:ascii="黑体" w:eastAsia="黑体" w:hAnsi="黑体" w:hint="eastAsia"/>
          <w:sz w:val="21"/>
        </w:rPr>
        <w:t>图5-1</w:t>
      </w:r>
      <w:r w:rsidR="00C91AAA" w:rsidRPr="00C91AAA">
        <w:rPr>
          <w:rFonts w:ascii="黑体" w:eastAsia="黑体" w:hAnsi="黑体"/>
          <w:sz w:val="21"/>
        </w:rPr>
        <w:t xml:space="preserve"> </w:t>
      </w:r>
      <w:r w:rsidRPr="00C91AAA">
        <w:rPr>
          <w:rFonts w:ascii="黑体" w:eastAsia="黑体" w:hAnsi="黑体" w:hint="eastAsia"/>
          <w:sz w:val="21"/>
        </w:rPr>
        <w:t>程序流程图</w:t>
      </w:r>
    </w:p>
    <w:p w:rsidR="00F428C6" w:rsidRPr="0058115E" w:rsidRDefault="00F428C6" w:rsidP="00C91AAA">
      <w:pPr>
        <w:pStyle w:val="2"/>
        <w:tabs>
          <w:tab w:val="left" w:pos="425"/>
        </w:tabs>
        <w:ind w:left="0"/>
        <w:rPr>
          <w:rFonts w:ascii="Times New Roman" w:eastAsia="宋体" w:hAnsi="Times New Roman"/>
          <w:sz w:val="24"/>
          <w:szCs w:val="24"/>
        </w:rPr>
      </w:pPr>
      <w:bookmarkStart w:id="361" w:name="_Toc383862619"/>
      <w:bookmarkStart w:id="362" w:name="_Toc383864686"/>
      <w:bookmarkStart w:id="363" w:name="_Toc383865211"/>
      <w:bookmarkStart w:id="364" w:name="_Toc385599536"/>
      <w:bookmarkStart w:id="365" w:name="_Toc448606866"/>
      <w:bookmarkStart w:id="366" w:name="_Toc448607170"/>
      <w:bookmarkStart w:id="367" w:name="_Toc448828531"/>
      <w:bookmarkStart w:id="368" w:name="_Toc450785075"/>
      <w:r w:rsidRPr="0058115E">
        <w:rPr>
          <w:rFonts w:ascii="Times New Roman" w:eastAsia="宋体" w:hAnsi="Times New Roman" w:hint="eastAsia"/>
          <w:sz w:val="24"/>
          <w:szCs w:val="24"/>
        </w:rPr>
        <w:lastRenderedPageBreak/>
        <w:t>系统数据库设计</w:t>
      </w:r>
      <w:bookmarkEnd w:id="348"/>
      <w:bookmarkEnd w:id="349"/>
      <w:bookmarkEnd w:id="350"/>
      <w:bookmarkEnd w:id="351"/>
      <w:bookmarkEnd w:id="352"/>
      <w:bookmarkEnd w:id="361"/>
      <w:bookmarkEnd w:id="362"/>
      <w:bookmarkEnd w:id="363"/>
      <w:bookmarkEnd w:id="364"/>
      <w:bookmarkEnd w:id="365"/>
      <w:bookmarkEnd w:id="366"/>
      <w:bookmarkEnd w:id="367"/>
      <w:bookmarkEnd w:id="368"/>
    </w:p>
    <w:p w:rsidR="00F428C6" w:rsidRPr="0058115E" w:rsidRDefault="00F428C6">
      <w:pPr>
        <w:ind w:firstLine="480"/>
        <w:rPr>
          <w:rFonts w:ascii="Times New Roman" w:hAnsi="Times New Roman"/>
        </w:rPr>
      </w:pPr>
      <w:r w:rsidRPr="0058115E">
        <w:rPr>
          <w:rFonts w:ascii="Times New Roman" w:hAnsi="Times New Roman" w:hint="eastAsia"/>
        </w:rPr>
        <w:t>数据库设计</w:t>
      </w:r>
      <w:r w:rsidRPr="0058115E">
        <w:rPr>
          <w:rFonts w:ascii="Times New Roman" w:hAnsi="Times New Roman"/>
        </w:rPr>
        <w:t>(</w:t>
      </w:r>
      <w:r w:rsidRPr="0058115E">
        <w:rPr>
          <w:rFonts w:ascii="Times New Roman" w:hAnsi="Times New Roman"/>
          <w:szCs w:val="24"/>
        </w:rPr>
        <w:t>Database Design</w:t>
      </w:r>
      <w:r w:rsidRPr="0058115E">
        <w:rPr>
          <w:rFonts w:ascii="Times New Roman" w:hAnsi="Times New Roman"/>
        </w:rPr>
        <w:t>)</w:t>
      </w:r>
      <w:r w:rsidRPr="0058115E">
        <w:rPr>
          <w:rFonts w:ascii="Times New Roman" w:hAnsi="Times New Roman"/>
        </w:rPr>
        <w:t>是指根据用户的</w:t>
      </w:r>
      <w:r w:rsidRPr="0058115E">
        <w:rPr>
          <w:rFonts w:ascii="Times New Roman" w:hAnsi="Times New Roman" w:hint="eastAsia"/>
        </w:rPr>
        <w:t>需求</w:t>
      </w:r>
      <w:r w:rsidRPr="0058115E">
        <w:rPr>
          <w:rFonts w:ascii="Times New Roman" w:hAnsi="Times New Roman"/>
        </w:rPr>
        <w:t>，在某一具体</w:t>
      </w:r>
      <w:r w:rsidRPr="0058115E">
        <w:rPr>
          <w:rFonts w:ascii="Times New Roman" w:hAnsi="Times New Roman" w:hint="eastAsia"/>
        </w:rPr>
        <w:t>的数据库管理系统上</w:t>
      </w:r>
      <w:r w:rsidRPr="0058115E">
        <w:rPr>
          <w:rFonts w:ascii="Times New Roman" w:hAnsi="Times New Roman"/>
        </w:rPr>
        <w:t>，设计数据库的结构和建立数据库的过程</w:t>
      </w:r>
      <w:r w:rsidRPr="0058115E">
        <w:rPr>
          <w:rFonts w:ascii="Times New Roman" w:hAnsi="Times New Roman" w:hint="eastAsia"/>
          <w:szCs w:val="24"/>
          <w:vertAlign w:val="superscript"/>
        </w:rPr>
        <w:t>[7]</w:t>
      </w:r>
      <w:r w:rsidRPr="0058115E">
        <w:rPr>
          <w:rFonts w:ascii="Times New Roman" w:hAnsi="Times New Roman"/>
        </w:rPr>
        <w:t>。</w:t>
      </w:r>
      <w:r w:rsidRPr="0058115E">
        <w:rPr>
          <w:rFonts w:ascii="Times New Roman" w:hAnsi="Times New Roman" w:hint="eastAsia"/>
        </w:rPr>
        <w:t>它是管理信息系统的重要组成部分，并且是衡量信息系统开发工作好坏的主要指标之一。</w:t>
      </w:r>
    </w:p>
    <w:p w:rsidR="00F428C6" w:rsidRPr="0058115E" w:rsidRDefault="00F428C6">
      <w:pPr>
        <w:ind w:firstLine="480"/>
        <w:rPr>
          <w:rFonts w:ascii="Times New Roman" w:hAnsi="Times New Roman"/>
        </w:rPr>
      </w:pPr>
      <w:r w:rsidRPr="0058115E">
        <w:rPr>
          <w:rFonts w:ascii="Times New Roman" w:hAnsi="Times New Roman" w:hint="eastAsia"/>
        </w:rPr>
        <w:t>数据库设计</w:t>
      </w:r>
      <w:hyperlink r:id="rId33" w:tgtFrame="_new" w:history="1"/>
      <w:r w:rsidRPr="0058115E">
        <w:rPr>
          <w:rFonts w:ascii="Times New Roman" w:hAnsi="Times New Roman"/>
        </w:rPr>
        <w:t>是对于一个给定的应用环境，构造最优的</w:t>
      </w:r>
      <w:hyperlink r:id="rId34" w:tgtFrame="_new" w:history="1">
        <w:r w:rsidRPr="0058115E">
          <w:rPr>
            <w:rFonts w:ascii="Times New Roman" w:hAnsi="Times New Roman"/>
          </w:rPr>
          <w:t>数据库</w:t>
        </w:r>
      </w:hyperlink>
      <w:r w:rsidRPr="0058115E">
        <w:rPr>
          <w:rFonts w:ascii="Times New Roman" w:hAnsi="Times New Roman"/>
        </w:rPr>
        <w:t>模式，建立数据库及其应用系统，使之能够有效地存储数据，满足各种用户的应用</w:t>
      </w:r>
      <w:r w:rsidRPr="0058115E">
        <w:rPr>
          <w:rFonts w:ascii="Times New Roman" w:hAnsi="Times New Roman" w:hint="eastAsia"/>
        </w:rPr>
        <w:t>需求</w:t>
      </w:r>
      <w:r w:rsidRPr="0058115E">
        <w:rPr>
          <w:rFonts w:ascii="Times New Roman" w:hAnsi="Times New Roman" w:hint="eastAsia"/>
        </w:rPr>
        <w:t xml:space="preserve"> (</w:t>
      </w:r>
      <w:r w:rsidRPr="0058115E">
        <w:rPr>
          <w:rFonts w:ascii="Times New Roman" w:hAnsi="Times New Roman"/>
        </w:rPr>
        <w:t>信息要求和处理要求</w:t>
      </w:r>
      <w:r w:rsidRPr="0058115E">
        <w:rPr>
          <w:rFonts w:ascii="Times New Roman" w:hAnsi="Times New Roman" w:hint="eastAsia"/>
        </w:rPr>
        <w:t>)</w:t>
      </w:r>
      <w:r w:rsidRPr="0058115E">
        <w:rPr>
          <w:rFonts w:ascii="Times New Roman" w:hAnsi="Times New Roman"/>
        </w:rPr>
        <w:t>。</w:t>
      </w:r>
      <w:r w:rsidRPr="0058115E">
        <w:rPr>
          <w:rFonts w:ascii="Times New Roman" w:hAnsi="Times New Roman" w:hint="eastAsia"/>
        </w:rPr>
        <w:t>数据库设计的内容是：对于一个确定的环境，进行符合应用语义的逻辑设计，以及提供一个确定存贮结构和物理设计，建立实现系统目标，并能有效存取数据和数据模型。其主要任务是设计出能够反映实际信息关系、数据冗余少、存储效率高、易于实施和维护，并能满足各种应用要求的数据模型</w:t>
      </w:r>
      <w:r w:rsidRPr="0058115E">
        <w:rPr>
          <w:rFonts w:ascii="Times New Roman" w:hAnsi="Times New Roman" w:hint="eastAsia"/>
          <w:szCs w:val="24"/>
          <w:vertAlign w:val="superscript"/>
        </w:rPr>
        <w:t>[7]</w:t>
      </w:r>
      <w:r w:rsidRPr="0058115E">
        <w:rPr>
          <w:rFonts w:ascii="Times New Roman" w:hAnsi="Times New Roman" w:hint="eastAsia"/>
        </w:rPr>
        <w:t>。</w:t>
      </w:r>
    </w:p>
    <w:p w:rsidR="00F428C6" w:rsidRPr="0058115E" w:rsidRDefault="00F428C6" w:rsidP="00311668">
      <w:pPr>
        <w:pStyle w:val="3"/>
        <w:ind w:left="0"/>
        <w:rPr>
          <w:rFonts w:ascii="Times New Roman" w:hAnsi="Times New Roman"/>
          <w:szCs w:val="24"/>
        </w:rPr>
      </w:pPr>
      <w:bookmarkStart w:id="369" w:name="_Toc289861332"/>
      <w:bookmarkStart w:id="370" w:name="_Toc292123516"/>
      <w:bookmarkStart w:id="371" w:name="_Toc292123755"/>
      <w:bookmarkStart w:id="372" w:name="_Toc292124320"/>
      <w:bookmarkStart w:id="373" w:name="_Toc292133841"/>
      <w:bookmarkStart w:id="374" w:name="_Toc292876448"/>
      <w:bookmarkStart w:id="375" w:name="_Toc385599537"/>
      <w:bookmarkStart w:id="376" w:name="_Toc448607171"/>
      <w:bookmarkStart w:id="377" w:name="_Toc448828532"/>
      <w:bookmarkStart w:id="378" w:name="_Toc450785076"/>
      <w:r w:rsidRPr="0058115E">
        <w:rPr>
          <w:rFonts w:ascii="Times New Roman" w:hAnsi="Times New Roman" w:hint="eastAsia"/>
          <w:szCs w:val="24"/>
        </w:rPr>
        <w:t>项目</w:t>
      </w:r>
      <w:r w:rsidRPr="0058115E">
        <w:rPr>
          <w:rFonts w:ascii="Times New Roman" w:hAnsi="Times New Roman" w:hint="eastAsia"/>
          <w:szCs w:val="24"/>
        </w:rPr>
        <w:t>E-R</w:t>
      </w:r>
      <w:r w:rsidRPr="0058115E">
        <w:rPr>
          <w:rFonts w:ascii="Times New Roman" w:hAnsi="Times New Roman" w:hint="eastAsia"/>
          <w:szCs w:val="24"/>
        </w:rPr>
        <w:t>图</w:t>
      </w:r>
      <w:bookmarkEnd w:id="369"/>
      <w:bookmarkEnd w:id="370"/>
      <w:bookmarkEnd w:id="371"/>
      <w:bookmarkEnd w:id="372"/>
      <w:bookmarkEnd w:id="373"/>
      <w:bookmarkEnd w:id="374"/>
      <w:bookmarkEnd w:id="375"/>
      <w:bookmarkEnd w:id="376"/>
      <w:bookmarkEnd w:id="377"/>
      <w:bookmarkEnd w:id="378"/>
    </w:p>
    <w:p w:rsidR="00F428C6" w:rsidRPr="0058115E" w:rsidRDefault="00F428C6">
      <w:pPr>
        <w:ind w:firstLine="480"/>
        <w:rPr>
          <w:rFonts w:ascii="Times New Roman" w:hAnsi="Times New Roman"/>
        </w:rPr>
      </w:pPr>
      <w:r w:rsidRPr="0058115E">
        <w:rPr>
          <w:rFonts w:ascii="Times New Roman" w:hAnsi="Times New Roman" w:hint="eastAsia"/>
        </w:rPr>
        <w:t>本网上售票系统包括用户、管理员、车辆信息、司机信息、车票信息、用户购票信息等实体，根据各个实体的</w:t>
      </w:r>
      <w:r w:rsidRPr="0058115E">
        <w:rPr>
          <w:rFonts w:ascii="Times New Roman" w:hAnsi="Times New Roman" w:hint="eastAsia"/>
          <w:szCs w:val="24"/>
        </w:rPr>
        <w:t>E-R</w:t>
      </w:r>
      <w:r w:rsidRPr="0058115E">
        <w:rPr>
          <w:rFonts w:ascii="Times New Roman" w:hAnsi="Times New Roman" w:hint="eastAsia"/>
        </w:rPr>
        <w:t>图来介绍实体的属性。</w:t>
      </w:r>
    </w:p>
    <w:p w:rsidR="00F428C6" w:rsidRPr="0058115E" w:rsidRDefault="00F428C6">
      <w:pPr>
        <w:ind w:firstLine="480"/>
        <w:rPr>
          <w:rFonts w:ascii="Times New Roman" w:hAnsi="Times New Roman"/>
        </w:rPr>
      </w:pPr>
      <w:r w:rsidRPr="0058115E">
        <w:rPr>
          <w:rFonts w:ascii="Times New Roman" w:hAnsi="Times New Roman" w:hint="eastAsia"/>
        </w:rPr>
        <w:t>(1)</w:t>
      </w:r>
      <w:r w:rsidRPr="0058115E">
        <w:rPr>
          <w:rFonts w:ascii="Times New Roman" w:hAnsi="Times New Roman" w:hint="eastAsia"/>
        </w:rPr>
        <w:t>用户</w:t>
      </w:r>
      <w:r w:rsidRPr="0058115E">
        <w:rPr>
          <w:rFonts w:ascii="Times New Roman" w:hAnsi="Times New Roman" w:hint="eastAsia"/>
          <w:szCs w:val="24"/>
        </w:rPr>
        <w:t>E-R</w:t>
      </w:r>
      <w:r w:rsidRPr="0058115E">
        <w:rPr>
          <w:rFonts w:ascii="Times New Roman" w:hAnsi="Times New Roman" w:hint="eastAsia"/>
        </w:rPr>
        <w:t>图主要包括用户</w:t>
      </w:r>
      <w:r w:rsidRPr="0058115E">
        <w:rPr>
          <w:rFonts w:ascii="Times New Roman" w:hAnsi="Times New Roman" w:hint="eastAsia"/>
        </w:rPr>
        <w:t>ID</w:t>
      </w:r>
      <w:r w:rsidRPr="0058115E">
        <w:rPr>
          <w:rFonts w:ascii="Times New Roman" w:hAnsi="Times New Roman" w:hint="eastAsia"/>
        </w:rPr>
        <w:t>、账号、密码、真实姓名、性别、生日、联系电话、注册日期等信息</w:t>
      </w:r>
      <w:bookmarkStart w:id="379" w:name="OLE_LINK1"/>
      <w:bookmarkStart w:id="380" w:name="OLE_LINK2"/>
      <w:r w:rsidRPr="0058115E">
        <w:rPr>
          <w:rFonts w:ascii="Times New Roman" w:hAnsi="Times New Roman" w:hint="eastAsia"/>
        </w:rPr>
        <w:t>。“用户</w:t>
      </w:r>
      <w:r w:rsidRPr="0058115E">
        <w:rPr>
          <w:rFonts w:ascii="Times New Roman" w:hAnsi="Times New Roman" w:hint="eastAsia"/>
          <w:szCs w:val="24"/>
        </w:rPr>
        <w:t>ID</w:t>
      </w:r>
      <w:r w:rsidRPr="0058115E">
        <w:rPr>
          <w:rFonts w:ascii="Times New Roman" w:hAnsi="Times New Roman" w:hint="eastAsia"/>
        </w:rPr>
        <w:t>”是用户唯一标识的属性，会自动增长，作为本表的主键；“账号”为注册并使用的帐号，且必须唯一不重复；“密码”是用户进行登录本系统的指令；“真实姓名”是用户在现实生活中使用的姓名；“性别”是用户的性别；“生日”是用户的出生年月日；“联系电话”是用户购票时填写的手机号码；“注册日期”是用户注册的时间。本系统该实体的</w:t>
      </w:r>
      <w:r w:rsidRPr="0058115E">
        <w:rPr>
          <w:rFonts w:ascii="Times New Roman" w:hAnsi="Times New Roman" w:hint="eastAsia"/>
          <w:szCs w:val="24"/>
        </w:rPr>
        <w:t>E-R</w:t>
      </w:r>
      <w:r w:rsidRPr="0058115E">
        <w:rPr>
          <w:rFonts w:ascii="Times New Roman" w:hAnsi="Times New Roman" w:hint="eastAsia"/>
        </w:rPr>
        <w:t>图如图</w:t>
      </w:r>
      <w:r w:rsidRPr="0058115E">
        <w:rPr>
          <w:rFonts w:ascii="Times New Roman" w:hAnsi="Times New Roman" w:hint="eastAsia"/>
        </w:rPr>
        <w:t>5-2</w:t>
      </w:r>
      <w:r w:rsidRPr="0058115E">
        <w:rPr>
          <w:rFonts w:ascii="Times New Roman" w:hAnsi="Times New Roman" w:hint="eastAsia"/>
        </w:rPr>
        <w:t>所示</w:t>
      </w:r>
      <w:bookmarkEnd w:id="379"/>
      <w:bookmarkEnd w:id="380"/>
      <w:r w:rsidRPr="0058115E">
        <w:rPr>
          <w:rFonts w:ascii="Times New Roman" w:hAnsi="Times New Roman" w:hint="eastAsia"/>
        </w:rPr>
        <w:t>。</w:t>
      </w:r>
    </w:p>
    <w:p w:rsidR="00F428C6" w:rsidRPr="0058115E" w:rsidRDefault="00F428C6">
      <w:pPr>
        <w:ind w:firstLine="480"/>
        <w:rPr>
          <w:rFonts w:ascii="Times New Roman" w:hAnsi="Times New Roman"/>
        </w:rPr>
      </w:pPr>
    </w:p>
    <w:p w:rsidR="00F428C6" w:rsidRPr="0058115E" w:rsidRDefault="00B70D75">
      <w:pPr>
        <w:ind w:firstLineChars="0" w:firstLine="0"/>
        <w:jc w:val="center"/>
        <w:rPr>
          <w:rFonts w:ascii="Times New Roman" w:hAnsi="Times New Roman"/>
        </w:rPr>
      </w:pPr>
      <w:r w:rsidRPr="0058115E">
        <w:rPr>
          <w:rFonts w:ascii="Times New Roman" w:hAnsi="Times New Roman" w:hint="eastAsia"/>
          <w:noProof/>
        </w:rPr>
        <w:drawing>
          <wp:inline distT="0" distB="0" distL="0" distR="0">
            <wp:extent cx="3276600" cy="1762125"/>
            <wp:effectExtent l="0" t="0" r="0"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5">
                      <a:extLst>
                        <a:ext uri="{28A0092B-C50C-407E-A947-70E740481C1C}">
                          <a14:useLocalDpi xmlns:a14="http://schemas.microsoft.com/office/drawing/2010/main" val="0"/>
                        </a:ext>
                      </a:extLst>
                    </a:blip>
                    <a:srcRect l="4045" t="2832" r="15152" b="9717"/>
                    <a:stretch>
                      <a:fillRect/>
                    </a:stretch>
                  </pic:blipFill>
                  <pic:spPr bwMode="auto">
                    <a:xfrm>
                      <a:off x="0" y="0"/>
                      <a:ext cx="3276600" cy="1762125"/>
                    </a:xfrm>
                    <a:prstGeom prst="rect">
                      <a:avLst/>
                    </a:prstGeom>
                    <a:noFill/>
                    <a:ln>
                      <a:noFill/>
                    </a:ln>
                  </pic:spPr>
                </pic:pic>
              </a:graphicData>
            </a:graphic>
          </wp:inline>
        </w:drawing>
      </w:r>
    </w:p>
    <w:p w:rsidR="00F428C6" w:rsidRPr="00C91AAA" w:rsidRDefault="00F428C6">
      <w:pPr>
        <w:pStyle w:val="af1"/>
        <w:ind w:firstLineChars="0" w:firstLine="0"/>
      </w:pPr>
      <w:r w:rsidRPr="00C91AAA">
        <w:rPr>
          <w:rFonts w:hint="eastAsia"/>
        </w:rPr>
        <w:t>图5-2</w:t>
      </w:r>
      <w:r w:rsidR="00C91AAA" w:rsidRPr="00C91AAA">
        <w:t xml:space="preserve"> </w:t>
      </w:r>
      <w:r w:rsidRPr="00C91AAA">
        <w:rPr>
          <w:rFonts w:hint="eastAsia"/>
        </w:rPr>
        <w:t>用户会员E-R图</w:t>
      </w:r>
    </w:p>
    <w:p w:rsidR="00F428C6" w:rsidRPr="0058115E" w:rsidRDefault="00F428C6">
      <w:pPr>
        <w:pStyle w:val="af1"/>
        <w:ind w:firstLineChars="0" w:firstLine="0"/>
        <w:jc w:val="both"/>
        <w:rPr>
          <w:rFonts w:ascii="Times New Roman" w:eastAsia="宋体" w:hAnsi="Times New Roman"/>
        </w:rPr>
      </w:pPr>
      <w:r w:rsidRPr="0058115E">
        <w:rPr>
          <w:rFonts w:ascii="Times New Roman" w:eastAsia="宋体" w:hAnsi="Times New Roman" w:hint="eastAsia"/>
        </w:rPr>
        <w:tab/>
      </w:r>
    </w:p>
    <w:p w:rsidR="00F428C6" w:rsidRPr="0058115E" w:rsidRDefault="00F428C6">
      <w:pPr>
        <w:ind w:firstLine="480"/>
        <w:rPr>
          <w:rFonts w:ascii="Times New Roman" w:hAnsi="Times New Roman"/>
        </w:rPr>
      </w:pPr>
      <w:r w:rsidRPr="0058115E">
        <w:rPr>
          <w:rFonts w:ascii="Times New Roman" w:hAnsi="Times New Roman" w:hint="eastAsia"/>
        </w:rPr>
        <w:t>(2)</w:t>
      </w:r>
      <w:r w:rsidRPr="0058115E">
        <w:rPr>
          <w:rFonts w:ascii="Times New Roman" w:hAnsi="Times New Roman" w:hint="eastAsia"/>
        </w:rPr>
        <w:t>管理员</w:t>
      </w:r>
      <w:r w:rsidRPr="0058115E">
        <w:rPr>
          <w:rFonts w:ascii="Times New Roman" w:hAnsi="Times New Roman" w:hint="eastAsia"/>
          <w:szCs w:val="24"/>
        </w:rPr>
        <w:t>E-R</w:t>
      </w:r>
      <w:r w:rsidRPr="0058115E">
        <w:rPr>
          <w:rFonts w:ascii="Times New Roman" w:hAnsi="Times New Roman" w:hint="eastAsia"/>
        </w:rPr>
        <w:t>图主要包括管理员</w:t>
      </w:r>
      <w:r w:rsidRPr="0058115E">
        <w:rPr>
          <w:rFonts w:ascii="Times New Roman" w:hAnsi="Times New Roman" w:hint="eastAsia"/>
          <w:szCs w:val="24"/>
        </w:rPr>
        <w:t>ID</w:t>
      </w:r>
      <w:r w:rsidRPr="0058115E">
        <w:rPr>
          <w:rFonts w:ascii="Times New Roman" w:hAnsi="Times New Roman" w:hint="eastAsia"/>
        </w:rPr>
        <w:t>、工号、用户名、密码、真实姓名、性别、联系电话、现居地址、成为管理员日期等信息。“管理员</w:t>
      </w:r>
      <w:r w:rsidRPr="0058115E">
        <w:rPr>
          <w:rFonts w:ascii="Times New Roman" w:hAnsi="Times New Roman" w:hint="eastAsia"/>
          <w:szCs w:val="24"/>
        </w:rPr>
        <w:t>ID</w:t>
      </w:r>
      <w:r w:rsidRPr="0058115E">
        <w:rPr>
          <w:rFonts w:ascii="Times New Roman" w:hAnsi="Times New Roman" w:hint="eastAsia"/>
        </w:rPr>
        <w:t>”是管理员唯一标识的属性，会自</w:t>
      </w:r>
      <w:r w:rsidRPr="0058115E">
        <w:rPr>
          <w:rFonts w:ascii="Times New Roman" w:hAnsi="Times New Roman" w:hint="eastAsia"/>
        </w:rPr>
        <w:lastRenderedPageBreak/>
        <w:t>动增长，作为本表的主键；“工号”是管理员的编号，它的类型是</w:t>
      </w:r>
      <w:r w:rsidRPr="0058115E">
        <w:rPr>
          <w:rFonts w:ascii="Times New Roman" w:hAnsi="Times New Roman"/>
          <w:szCs w:val="24"/>
        </w:rPr>
        <w:t>UNIQUE</w:t>
      </w:r>
      <w:r w:rsidRPr="0058115E">
        <w:rPr>
          <w:rFonts w:ascii="Times New Roman" w:hAnsi="Times New Roman" w:hint="eastAsia"/>
        </w:rPr>
        <w:t>；“用户名”为注册并使用的账号，它的类型是</w:t>
      </w:r>
      <w:r w:rsidRPr="0058115E">
        <w:rPr>
          <w:rFonts w:ascii="Times New Roman" w:hAnsi="Times New Roman"/>
          <w:szCs w:val="24"/>
        </w:rPr>
        <w:t>UNIQUE</w:t>
      </w:r>
      <w:r w:rsidRPr="0058115E">
        <w:rPr>
          <w:rFonts w:ascii="Times New Roman" w:hAnsi="Times New Roman" w:hint="eastAsia"/>
        </w:rPr>
        <w:t>；“密码”是管理员进行登录本系统的指令；“真实姓名”是管理员在现实生活中使用的姓名；“性别”是管理员的性别；“联系电话”是管理员的固定电话或手机号码；“现居地址”是管理员经常居住的地址；“成为管理员日期”是注册成为管理员的时间。本系统该实体的</w:t>
      </w:r>
      <w:r w:rsidRPr="0058115E">
        <w:rPr>
          <w:rFonts w:ascii="Times New Roman" w:hAnsi="Times New Roman" w:hint="eastAsia"/>
          <w:szCs w:val="24"/>
        </w:rPr>
        <w:t>E-R</w:t>
      </w:r>
      <w:r w:rsidRPr="0058115E">
        <w:rPr>
          <w:rFonts w:ascii="Times New Roman" w:hAnsi="Times New Roman" w:hint="eastAsia"/>
        </w:rPr>
        <w:t>图如图</w:t>
      </w:r>
      <w:r w:rsidRPr="0058115E">
        <w:rPr>
          <w:rFonts w:ascii="Times New Roman" w:hAnsi="Times New Roman" w:hint="eastAsia"/>
        </w:rPr>
        <w:t>5-3</w:t>
      </w:r>
      <w:r w:rsidRPr="0058115E">
        <w:rPr>
          <w:rFonts w:ascii="Times New Roman" w:hAnsi="Times New Roman" w:hint="eastAsia"/>
        </w:rPr>
        <w:t>所示。</w:t>
      </w:r>
    </w:p>
    <w:p w:rsidR="00F428C6" w:rsidRPr="0058115E" w:rsidRDefault="00F428C6">
      <w:pPr>
        <w:ind w:firstLine="480"/>
        <w:rPr>
          <w:rFonts w:ascii="Times New Roman" w:hAnsi="Times New Roman"/>
        </w:rPr>
      </w:pPr>
    </w:p>
    <w:p w:rsidR="00F428C6" w:rsidRPr="0058115E" w:rsidRDefault="00F428C6">
      <w:pPr>
        <w:ind w:firstLineChars="0" w:firstLine="0"/>
        <w:jc w:val="center"/>
        <w:rPr>
          <w:rFonts w:ascii="Times New Roman" w:hAnsi="Times New Roman"/>
        </w:rPr>
      </w:pPr>
      <w:r w:rsidRPr="0058115E">
        <w:rPr>
          <w:rFonts w:ascii="Times New Roman" w:hAnsi="Times New Roman"/>
        </w:rPr>
        <w:object w:dxaOrig="8086" w:dyaOrig="7631">
          <v:shape id="对象 11" o:spid="_x0000_i1026" type="#_x0000_t75" alt="" style="width:295.5pt;height:185.95pt;mso-position-horizontal-relative:page;mso-position-vertical-relative:page" o:ole="">
            <v:fill o:detectmouseclick="t"/>
            <v:imagedata r:id="rId36" o:title=""/>
          </v:shape>
          <o:OLEObject Type="Embed" ProgID="Visio.Drawing.11" ShapeID="对象 11" DrawAspect="Content" ObjectID="_1525809828" r:id="rId37"/>
        </w:object>
      </w:r>
    </w:p>
    <w:p w:rsidR="00F428C6" w:rsidRPr="00326F9C" w:rsidRDefault="00F428C6">
      <w:pPr>
        <w:pStyle w:val="af1"/>
        <w:ind w:firstLineChars="0" w:firstLine="0"/>
      </w:pPr>
      <w:r w:rsidRPr="00326F9C">
        <w:rPr>
          <w:rFonts w:hint="eastAsia"/>
        </w:rPr>
        <w:t>图5-3</w:t>
      </w:r>
      <w:r w:rsidR="00326F9C" w:rsidRPr="00326F9C">
        <w:t xml:space="preserve"> </w:t>
      </w:r>
      <w:r w:rsidRPr="00326F9C">
        <w:rPr>
          <w:rFonts w:hint="eastAsia"/>
        </w:rPr>
        <w:t>管理员E-R图</w:t>
      </w:r>
    </w:p>
    <w:p w:rsidR="00F428C6" w:rsidRPr="0058115E" w:rsidRDefault="00F428C6">
      <w:pPr>
        <w:pStyle w:val="af1"/>
        <w:ind w:firstLineChars="0" w:firstLine="0"/>
        <w:jc w:val="both"/>
        <w:rPr>
          <w:rFonts w:ascii="Times New Roman" w:eastAsia="宋体" w:hAnsi="Times New Roman"/>
        </w:rPr>
      </w:pPr>
      <w:r w:rsidRPr="0058115E">
        <w:rPr>
          <w:rFonts w:ascii="Times New Roman" w:eastAsia="宋体" w:hAnsi="Times New Roman" w:hint="eastAsia"/>
        </w:rPr>
        <w:tab/>
      </w:r>
    </w:p>
    <w:p w:rsidR="00F428C6" w:rsidRPr="0058115E" w:rsidRDefault="00F428C6">
      <w:pPr>
        <w:ind w:firstLine="480"/>
        <w:rPr>
          <w:rFonts w:ascii="Times New Roman" w:hAnsi="Times New Roman"/>
        </w:rPr>
      </w:pPr>
      <w:r w:rsidRPr="0058115E">
        <w:rPr>
          <w:rFonts w:ascii="Times New Roman" w:hAnsi="Times New Roman" w:hint="eastAsia"/>
        </w:rPr>
        <w:t>(3)</w:t>
      </w:r>
      <w:r w:rsidRPr="0058115E">
        <w:rPr>
          <w:rFonts w:ascii="Times New Roman" w:hAnsi="Times New Roman" w:hint="eastAsia"/>
        </w:rPr>
        <w:t>车辆</w:t>
      </w:r>
      <w:r w:rsidRPr="0058115E">
        <w:rPr>
          <w:rFonts w:ascii="Times New Roman" w:hAnsi="Times New Roman" w:hint="eastAsia"/>
          <w:szCs w:val="24"/>
        </w:rPr>
        <w:t>E-R</w:t>
      </w:r>
      <w:r w:rsidRPr="0058115E">
        <w:rPr>
          <w:rFonts w:ascii="Times New Roman" w:hAnsi="Times New Roman" w:hint="eastAsia"/>
        </w:rPr>
        <w:t>图主要包括</w:t>
      </w:r>
      <w:bookmarkStart w:id="381" w:name="OLE_LINK7"/>
      <w:r w:rsidRPr="0058115E">
        <w:rPr>
          <w:rFonts w:ascii="Times New Roman" w:hAnsi="Times New Roman" w:hint="eastAsia"/>
          <w:szCs w:val="24"/>
        </w:rPr>
        <w:t>ID</w:t>
      </w:r>
      <w:r w:rsidRPr="0058115E">
        <w:rPr>
          <w:rFonts w:ascii="Times New Roman" w:hAnsi="Times New Roman" w:hint="eastAsia"/>
        </w:rPr>
        <w:t>、车牌号、车辆类型、座位数量、车辆状态等信息</w:t>
      </w:r>
      <w:bookmarkEnd w:id="381"/>
      <w:r w:rsidRPr="0058115E">
        <w:rPr>
          <w:rFonts w:ascii="Times New Roman" w:hAnsi="Times New Roman" w:hint="eastAsia"/>
        </w:rPr>
        <w:t>。“</w:t>
      </w:r>
      <w:r w:rsidRPr="0058115E">
        <w:rPr>
          <w:rFonts w:ascii="Times New Roman" w:hAnsi="Times New Roman" w:hint="eastAsia"/>
          <w:szCs w:val="24"/>
        </w:rPr>
        <w:t>ID</w:t>
      </w:r>
      <w:r w:rsidRPr="0058115E">
        <w:rPr>
          <w:rFonts w:ascii="Times New Roman" w:hAnsi="Times New Roman" w:hint="eastAsia"/>
        </w:rPr>
        <w:t>”是车辆信息唯一标识的属性，会自动增长，作为本表的主键；“车牌号”是车辆信息的编号，它的类型是</w:t>
      </w:r>
      <w:r w:rsidRPr="0058115E">
        <w:rPr>
          <w:rFonts w:ascii="Times New Roman" w:hAnsi="Times New Roman"/>
          <w:szCs w:val="24"/>
        </w:rPr>
        <w:t>UNIQUE</w:t>
      </w:r>
      <w:r w:rsidRPr="0058115E">
        <w:rPr>
          <w:rFonts w:ascii="Times New Roman" w:hAnsi="Times New Roman" w:hint="eastAsia"/>
        </w:rPr>
        <w:t>；。该实体的</w:t>
      </w:r>
      <w:r w:rsidRPr="0058115E">
        <w:rPr>
          <w:rFonts w:ascii="Times New Roman" w:hAnsi="Times New Roman" w:hint="eastAsia"/>
          <w:szCs w:val="24"/>
        </w:rPr>
        <w:t>E-R</w:t>
      </w:r>
      <w:r w:rsidRPr="0058115E">
        <w:rPr>
          <w:rFonts w:ascii="Times New Roman" w:hAnsi="Times New Roman" w:hint="eastAsia"/>
        </w:rPr>
        <w:t>图如图</w:t>
      </w:r>
      <w:r w:rsidRPr="0058115E">
        <w:rPr>
          <w:rFonts w:ascii="Times New Roman" w:hAnsi="Times New Roman" w:hint="eastAsia"/>
        </w:rPr>
        <w:t>5-4</w:t>
      </w:r>
      <w:r w:rsidRPr="0058115E">
        <w:rPr>
          <w:rFonts w:ascii="Times New Roman" w:hAnsi="Times New Roman" w:hint="eastAsia"/>
        </w:rPr>
        <w:t>所示。</w:t>
      </w:r>
    </w:p>
    <w:p w:rsidR="00F428C6" w:rsidRPr="0058115E" w:rsidRDefault="00F428C6">
      <w:pPr>
        <w:ind w:firstLine="480"/>
        <w:rPr>
          <w:rFonts w:ascii="Times New Roman" w:hAnsi="Times New Roman"/>
        </w:rPr>
      </w:pPr>
    </w:p>
    <w:p w:rsidR="00F428C6" w:rsidRPr="0058115E" w:rsidRDefault="00B70D75">
      <w:pPr>
        <w:pStyle w:val="af5"/>
        <w:ind w:firstLineChars="0" w:firstLine="0"/>
        <w:jc w:val="center"/>
        <w:rPr>
          <w:rFonts w:ascii="Times New Roman" w:hAnsi="Times New Roman"/>
        </w:rPr>
      </w:pPr>
      <w:r w:rsidRPr="0058115E">
        <w:rPr>
          <w:rFonts w:ascii="Times New Roman" w:hAnsi="Times New Roman" w:hint="eastAsia"/>
          <w:noProof/>
        </w:rPr>
        <w:drawing>
          <wp:inline distT="0" distB="0" distL="0" distR="0">
            <wp:extent cx="2695575" cy="1447800"/>
            <wp:effectExtent l="0" t="0" r="9525"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8">
                      <a:extLst>
                        <a:ext uri="{28A0092B-C50C-407E-A947-70E740481C1C}">
                          <a14:useLocalDpi xmlns:a14="http://schemas.microsoft.com/office/drawing/2010/main" val="0"/>
                        </a:ext>
                      </a:extLst>
                    </a:blip>
                    <a:srcRect t="4895" b="20111"/>
                    <a:stretch>
                      <a:fillRect/>
                    </a:stretch>
                  </pic:blipFill>
                  <pic:spPr bwMode="auto">
                    <a:xfrm>
                      <a:off x="0" y="0"/>
                      <a:ext cx="2695575" cy="1447800"/>
                    </a:xfrm>
                    <a:prstGeom prst="rect">
                      <a:avLst/>
                    </a:prstGeom>
                    <a:noFill/>
                    <a:ln>
                      <a:noFill/>
                    </a:ln>
                  </pic:spPr>
                </pic:pic>
              </a:graphicData>
            </a:graphic>
          </wp:inline>
        </w:drawing>
      </w:r>
      <w:r w:rsidR="00F428C6" w:rsidRPr="0058115E">
        <w:rPr>
          <w:rFonts w:ascii="Times New Roman" w:hAnsi="Times New Roman" w:hint="eastAsia"/>
        </w:rPr>
        <w:t xml:space="preserve">  </w:t>
      </w:r>
      <w:r w:rsidR="00F428C6" w:rsidRPr="0058115E">
        <w:rPr>
          <w:rFonts w:ascii="Times New Roman" w:hAnsi="Times New Roman"/>
        </w:rPr>
        <w:t xml:space="preserve"> </w:t>
      </w:r>
      <w:r w:rsidRPr="0058115E">
        <w:rPr>
          <w:rFonts w:ascii="Times New Roman" w:hAnsi="Times New Roman"/>
          <w:noProof/>
        </w:rPr>
        <w:drawing>
          <wp:inline distT="0" distB="0" distL="0" distR="0">
            <wp:extent cx="2514600" cy="1428750"/>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9">
                      <a:extLst>
                        <a:ext uri="{28A0092B-C50C-407E-A947-70E740481C1C}">
                          <a14:useLocalDpi xmlns:a14="http://schemas.microsoft.com/office/drawing/2010/main" val="0"/>
                        </a:ext>
                      </a:extLst>
                    </a:blip>
                    <a:srcRect b="17393"/>
                    <a:stretch>
                      <a:fillRect/>
                    </a:stretch>
                  </pic:blipFill>
                  <pic:spPr bwMode="auto">
                    <a:xfrm>
                      <a:off x="0" y="0"/>
                      <a:ext cx="2514600" cy="1428750"/>
                    </a:xfrm>
                    <a:prstGeom prst="rect">
                      <a:avLst/>
                    </a:prstGeom>
                    <a:noFill/>
                    <a:ln>
                      <a:noFill/>
                    </a:ln>
                  </pic:spPr>
                </pic:pic>
              </a:graphicData>
            </a:graphic>
          </wp:inline>
        </w:drawing>
      </w:r>
    </w:p>
    <w:p w:rsidR="00F428C6" w:rsidRPr="0058115E" w:rsidRDefault="00F428C6">
      <w:pPr>
        <w:pStyle w:val="af1"/>
        <w:ind w:firstLineChars="0" w:firstLine="0"/>
        <w:rPr>
          <w:rFonts w:ascii="Times New Roman" w:eastAsia="宋体" w:hAnsi="Times New Roman"/>
        </w:rPr>
      </w:pPr>
      <w:r w:rsidRPr="00326F9C">
        <w:rPr>
          <w:rFonts w:hint="eastAsia"/>
        </w:rPr>
        <w:t>图5-4</w:t>
      </w:r>
      <w:r w:rsidR="00326F9C">
        <w:t xml:space="preserve"> </w:t>
      </w:r>
      <w:r w:rsidRPr="00326F9C">
        <w:rPr>
          <w:rFonts w:hint="eastAsia"/>
        </w:rPr>
        <w:t>车辆信息E-R图</w:t>
      </w:r>
      <w:r w:rsidRPr="0058115E">
        <w:rPr>
          <w:rFonts w:ascii="Times New Roman" w:eastAsia="宋体" w:hAnsi="Times New Roman" w:hint="eastAsia"/>
        </w:rPr>
        <w:t xml:space="preserve">                      </w:t>
      </w:r>
      <w:r w:rsidRPr="00326F9C">
        <w:rPr>
          <w:rFonts w:hint="eastAsia"/>
        </w:rPr>
        <w:t>图5-5</w:t>
      </w:r>
      <w:r w:rsidR="00326F9C">
        <w:t xml:space="preserve"> </w:t>
      </w:r>
      <w:r w:rsidRPr="00326F9C">
        <w:rPr>
          <w:rFonts w:hint="eastAsia"/>
        </w:rPr>
        <w:t>司机信息E-R图</w:t>
      </w:r>
    </w:p>
    <w:p w:rsidR="00F428C6" w:rsidRPr="0058115E" w:rsidRDefault="00F428C6">
      <w:pPr>
        <w:pStyle w:val="af1"/>
        <w:ind w:firstLineChars="0" w:firstLine="0"/>
        <w:jc w:val="both"/>
        <w:rPr>
          <w:rFonts w:ascii="Times New Roman" w:eastAsia="宋体" w:hAnsi="Times New Roman"/>
        </w:rPr>
      </w:pPr>
      <w:r w:rsidRPr="0058115E">
        <w:rPr>
          <w:rFonts w:ascii="Times New Roman" w:eastAsia="宋体" w:hAnsi="Times New Roman" w:hint="eastAsia"/>
        </w:rPr>
        <w:tab/>
      </w:r>
    </w:p>
    <w:p w:rsidR="00F428C6" w:rsidRPr="0058115E" w:rsidRDefault="00F428C6">
      <w:pPr>
        <w:ind w:firstLine="480"/>
        <w:rPr>
          <w:rFonts w:ascii="Times New Roman" w:hAnsi="Times New Roman"/>
        </w:rPr>
      </w:pPr>
      <w:r w:rsidRPr="0058115E">
        <w:rPr>
          <w:rFonts w:ascii="Times New Roman" w:hAnsi="Times New Roman" w:hint="eastAsia"/>
        </w:rPr>
        <w:t>(4)</w:t>
      </w:r>
      <w:r w:rsidRPr="0058115E">
        <w:rPr>
          <w:rFonts w:ascii="Times New Roman" w:hAnsi="Times New Roman" w:hint="eastAsia"/>
        </w:rPr>
        <w:t>司机信息主要包括</w:t>
      </w:r>
      <w:r w:rsidRPr="0058115E">
        <w:rPr>
          <w:rFonts w:ascii="Times New Roman" w:hAnsi="Times New Roman" w:hint="eastAsia"/>
          <w:szCs w:val="24"/>
        </w:rPr>
        <w:t>ID</w:t>
      </w:r>
      <w:r w:rsidRPr="0058115E">
        <w:rPr>
          <w:rFonts w:ascii="Times New Roman" w:hAnsi="Times New Roman" w:hint="eastAsia"/>
        </w:rPr>
        <w:t>、司机姓名、司机性别、住址、电话号码、驾驶年龄、状态等信息。“</w:t>
      </w:r>
      <w:r w:rsidRPr="0058115E">
        <w:rPr>
          <w:rFonts w:ascii="Times New Roman" w:hAnsi="Times New Roman" w:hint="eastAsia"/>
          <w:szCs w:val="24"/>
        </w:rPr>
        <w:t>ID</w:t>
      </w:r>
      <w:r w:rsidRPr="0058115E">
        <w:rPr>
          <w:rFonts w:ascii="Times New Roman" w:hAnsi="Times New Roman" w:hint="eastAsia"/>
        </w:rPr>
        <w:t>”是图书唯一标识的属性，会自动增长，作为本表的主键；“司机名称”是司</w:t>
      </w:r>
      <w:r w:rsidRPr="0058115E">
        <w:rPr>
          <w:rFonts w:ascii="Times New Roman" w:hAnsi="Times New Roman" w:hint="eastAsia"/>
        </w:rPr>
        <w:lastRenderedPageBreak/>
        <w:t>机的名字。本系统该实体的</w:t>
      </w:r>
      <w:r w:rsidRPr="0058115E">
        <w:rPr>
          <w:rFonts w:ascii="Times New Roman" w:hAnsi="Times New Roman" w:hint="eastAsia"/>
          <w:szCs w:val="24"/>
        </w:rPr>
        <w:t>E-R</w:t>
      </w:r>
      <w:r w:rsidRPr="0058115E">
        <w:rPr>
          <w:rFonts w:ascii="Times New Roman" w:hAnsi="Times New Roman" w:hint="eastAsia"/>
        </w:rPr>
        <w:t>图如图</w:t>
      </w:r>
      <w:r w:rsidRPr="0058115E">
        <w:rPr>
          <w:rFonts w:ascii="Times New Roman" w:hAnsi="Times New Roman" w:hint="eastAsia"/>
        </w:rPr>
        <w:t>5-5</w:t>
      </w:r>
      <w:r w:rsidRPr="0058115E">
        <w:rPr>
          <w:rFonts w:ascii="Times New Roman" w:hAnsi="Times New Roman" w:hint="eastAsia"/>
        </w:rPr>
        <w:t>所示。</w:t>
      </w:r>
    </w:p>
    <w:p w:rsidR="00F428C6" w:rsidRPr="0058115E" w:rsidRDefault="00F428C6">
      <w:pPr>
        <w:ind w:firstLine="480"/>
        <w:rPr>
          <w:rFonts w:ascii="Times New Roman" w:hAnsi="Times New Roman"/>
        </w:rPr>
      </w:pPr>
      <w:r w:rsidRPr="0058115E">
        <w:rPr>
          <w:rFonts w:ascii="Times New Roman" w:hAnsi="Times New Roman" w:hint="eastAsia"/>
        </w:rPr>
        <w:t>(5)</w:t>
      </w:r>
      <w:r w:rsidRPr="0058115E">
        <w:rPr>
          <w:rFonts w:ascii="Times New Roman" w:hAnsi="Times New Roman" w:hint="eastAsia"/>
        </w:rPr>
        <w:t>车票信息</w:t>
      </w:r>
      <w:r w:rsidRPr="0058115E">
        <w:rPr>
          <w:rFonts w:ascii="Times New Roman" w:hAnsi="Times New Roman" w:hint="eastAsia"/>
          <w:szCs w:val="24"/>
        </w:rPr>
        <w:t>E-R</w:t>
      </w:r>
      <w:r w:rsidRPr="0058115E">
        <w:rPr>
          <w:rFonts w:ascii="Times New Roman" w:hAnsi="Times New Roman" w:hint="eastAsia"/>
        </w:rPr>
        <w:t>图主要包括车票</w:t>
      </w:r>
      <w:r w:rsidRPr="0058115E">
        <w:rPr>
          <w:rFonts w:ascii="Times New Roman" w:hAnsi="Times New Roman" w:hint="eastAsia"/>
          <w:szCs w:val="24"/>
        </w:rPr>
        <w:t>ID</w:t>
      </w:r>
      <w:r w:rsidRPr="0058115E">
        <w:rPr>
          <w:rFonts w:ascii="Times New Roman" w:hAnsi="Times New Roman" w:hint="eastAsia"/>
        </w:rPr>
        <w:t>、出发城市、出发客运站、到达城市、到达客运站、出发时间、到达时间、车票价格、总票数、剩余票数、车票类型等属性。“车票</w:t>
      </w:r>
      <w:r w:rsidRPr="0058115E">
        <w:rPr>
          <w:rFonts w:ascii="Times New Roman" w:hAnsi="Times New Roman" w:hint="eastAsia"/>
          <w:szCs w:val="24"/>
        </w:rPr>
        <w:t>ID</w:t>
      </w:r>
      <w:r w:rsidRPr="0058115E">
        <w:rPr>
          <w:rFonts w:ascii="Times New Roman" w:hAnsi="Times New Roman" w:hint="eastAsia"/>
        </w:rPr>
        <w:t>”是订单唯一标识的属性，会自动增长，作为本表的主键；该实体的</w:t>
      </w:r>
      <w:r w:rsidRPr="0058115E">
        <w:rPr>
          <w:rFonts w:ascii="Times New Roman" w:hAnsi="Times New Roman" w:hint="eastAsia"/>
          <w:szCs w:val="24"/>
        </w:rPr>
        <w:t>E-R</w:t>
      </w:r>
      <w:r w:rsidRPr="0058115E">
        <w:rPr>
          <w:rFonts w:ascii="Times New Roman" w:hAnsi="Times New Roman" w:hint="eastAsia"/>
        </w:rPr>
        <w:t>图如图</w:t>
      </w:r>
      <w:r w:rsidRPr="0058115E">
        <w:rPr>
          <w:rFonts w:ascii="Times New Roman" w:hAnsi="Times New Roman" w:hint="eastAsia"/>
        </w:rPr>
        <w:t>5-6</w:t>
      </w:r>
      <w:r w:rsidRPr="0058115E">
        <w:rPr>
          <w:rFonts w:ascii="Times New Roman" w:hAnsi="Times New Roman" w:hint="eastAsia"/>
        </w:rPr>
        <w:t>所示。</w:t>
      </w:r>
    </w:p>
    <w:p w:rsidR="00F428C6" w:rsidRPr="0058115E" w:rsidRDefault="00F428C6">
      <w:pPr>
        <w:ind w:firstLine="480"/>
        <w:rPr>
          <w:rFonts w:ascii="Times New Roman" w:hAnsi="Times New Roman"/>
        </w:rPr>
      </w:pPr>
    </w:p>
    <w:p w:rsidR="00F428C6" w:rsidRPr="0058115E" w:rsidRDefault="00B70D75">
      <w:pPr>
        <w:pStyle w:val="af5"/>
        <w:ind w:firstLineChars="0" w:firstLine="0"/>
        <w:jc w:val="center"/>
        <w:rPr>
          <w:rFonts w:ascii="Times New Roman" w:hAnsi="Times New Roman"/>
        </w:rPr>
      </w:pPr>
      <w:r w:rsidRPr="0058115E">
        <w:rPr>
          <w:rFonts w:ascii="Times New Roman" w:hAnsi="Times New Roman"/>
          <w:noProof/>
        </w:rPr>
        <w:drawing>
          <wp:inline distT="0" distB="0" distL="0" distR="0">
            <wp:extent cx="2781300" cy="1733550"/>
            <wp:effectExtent l="0" t="0" r="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0">
                      <a:extLst>
                        <a:ext uri="{28A0092B-C50C-407E-A947-70E740481C1C}">
                          <a14:useLocalDpi xmlns:a14="http://schemas.microsoft.com/office/drawing/2010/main" val="0"/>
                        </a:ext>
                      </a:extLst>
                    </a:blip>
                    <a:srcRect t="4790" b="7425"/>
                    <a:stretch>
                      <a:fillRect/>
                    </a:stretch>
                  </pic:blipFill>
                  <pic:spPr bwMode="auto">
                    <a:xfrm>
                      <a:off x="0" y="0"/>
                      <a:ext cx="2781300" cy="1733550"/>
                    </a:xfrm>
                    <a:prstGeom prst="rect">
                      <a:avLst/>
                    </a:prstGeom>
                    <a:noFill/>
                    <a:ln>
                      <a:noFill/>
                    </a:ln>
                  </pic:spPr>
                </pic:pic>
              </a:graphicData>
            </a:graphic>
          </wp:inline>
        </w:drawing>
      </w:r>
      <w:r w:rsidR="00F428C6" w:rsidRPr="0058115E">
        <w:rPr>
          <w:rFonts w:ascii="Times New Roman" w:hAnsi="Times New Roman"/>
        </w:rPr>
        <w:t xml:space="preserve"> </w:t>
      </w:r>
      <w:r w:rsidR="00F428C6" w:rsidRPr="0058115E">
        <w:rPr>
          <w:rFonts w:ascii="Times New Roman" w:hAnsi="Times New Roman" w:hint="eastAsia"/>
        </w:rPr>
        <w:t xml:space="preserve"> </w:t>
      </w:r>
      <w:r w:rsidRPr="0058115E">
        <w:rPr>
          <w:rFonts w:ascii="Times New Roman" w:hAnsi="Times New Roman" w:hint="eastAsia"/>
          <w:noProof/>
        </w:rPr>
        <w:drawing>
          <wp:inline distT="0" distB="0" distL="0" distR="0">
            <wp:extent cx="2143125" cy="1666875"/>
            <wp:effectExtent l="0" t="0" r="9525" b="952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43125" cy="1666875"/>
                    </a:xfrm>
                    <a:prstGeom prst="rect">
                      <a:avLst/>
                    </a:prstGeom>
                    <a:noFill/>
                    <a:ln>
                      <a:noFill/>
                    </a:ln>
                  </pic:spPr>
                </pic:pic>
              </a:graphicData>
            </a:graphic>
          </wp:inline>
        </w:drawing>
      </w:r>
    </w:p>
    <w:p w:rsidR="00F428C6" w:rsidRPr="00326F9C" w:rsidRDefault="00F428C6">
      <w:pPr>
        <w:pStyle w:val="af1"/>
        <w:ind w:firstLineChars="0" w:firstLine="0"/>
        <w:rPr>
          <w:kern w:val="44"/>
        </w:rPr>
      </w:pPr>
      <w:r w:rsidRPr="00326F9C">
        <w:rPr>
          <w:rFonts w:hint="eastAsia"/>
        </w:rPr>
        <w:t>图5-6</w:t>
      </w:r>
      <w:r w:rsidR="00326F9C" w:rsidRPr="00326F9C">
        <w:t xml:space="preserve"> </w:t>
      </w:r>
      <w:r w:rsidRPr="00326F9C">
        <w:rPr>
          <w:rFonts w:hint="eastAsia"/>
        </w:rPr>
        <w:t xml:space="preserve">订单信息E-R图                    </w:t>
      </w:r>
      <w:r w:rsidRPr="00326F9C">
        <w:rPr>
          <w:rFonts w:hint="eastAsia"/>
          <w:kern w:val="44"/>
        </w:rPr>
        <w:t>图5-7</w:t>
      </w:r>
      <w:r w:rsidR="00326F9C" w:rsidRPr="00326F9C">
        <w:rPr>
          <w:kern w:val="44"/>
        </w:rPr>
        <w:t xml:space="preserve"> </w:t>
      </w:r>
      <w:r w:rsidRPr="00326F9C">
        <w:rPr>
          <w:rFonts w:hint="eastAsia"/>
          <w:kern w:val="44"/>
        </w:rPr>
        <w:t>订单列表E-R图</w:t>
      </w:r>
    </w:p>
    <w:p w:rsidR="00F428C6" w:rsidRPr="0058115E" w:rsidRDefault="00F428C6">
      <w:pPr>
        <w:pStyle w:val="af1"/>
        <w:ind w:firstLineChars="0" w:firstLine="0"/>
        <w:jc w:val="both"/>
        <w:rPr>
          <w:rFonts w:ascii="Times New Roman" w:eastAsia="宋体" w:hAnsi="Times New Roman"/>
        </w:rPr>
      </w:pPr>
      <w:r w:rsidRPr="0058115E">
        <w:rPr>
          <w:rFonts w:ascii="Times New Roman" w:eastAsia="宋体" w:hAnsi="Times New Roman" w:hint="eastAsia"/>
          <w:kern w:val="44"/>
        </w:rPr>
        <w:tab/>
      </w:r>
    </w:p>
    <w:p w:rsidR="00F428C6" w:rsidRPr="0058115E" w:rsidRDefault="00F428C6">
      <w:pPr>
        <w:ind w:firstLine="480"/>
        <w:rPr>
          <w:rFonts w:ascii="Times New Roman" w:hAnsi="Times New Roman"/>
        </w:rPr>
      </w:pPr>
      <w:r w:rsidRPr="0058115E">
        <w:rPr>
          <w:rFonts w:ascii="Times New Roman" w:hAnsi="Times New Roman" w:hint="eastAsia"/>
        </w:rPr>
        <w:t>(6)</w:t>
      </w:r>
      <w:r w:rsidRPr="0058115E">
        <w:rPr>
          <w:rFonts w:ascii="Times New Roman" w:hAnsi="Times New Roman" w:hint="eastAsia"/>
        </w:rPr>
        <w:t>用户购票</w:t>
      </w:r>
      <w:r w:rsidRPr="0058115E">
        <w:rPr>
          <w:rFonts w:ascii="Times New Roman" w:hAnsi="Times New Roman" w:hint="eastAsia"/>
          <w:szCs w:val="24"/>
        </w:rPr>
        <w:t>E-R</w:t>
      </w:r>
      <w:r w:rsidRPr="0058115E">
        <w:rPr>
          <w:rFonts w:ascii="Times New Roman" w:hAnsi="Times New Roman" w:hint="eastAsia"/>
        </w:rPr>
        <w:t>图主要包括</w:t>
      </w:r>
      <w:r w:rsidRPr="0058115E">
        <w:rPr>
          <w:rFonts w:ascii="Times New Roman" w:hAnsi="Times New Roman" w:hint="eastAsia"/>
          <w:szCs w:val="24"/>
        </w:rPr>
        <w:t>ID</w:t>
      </w:r>
      <w:r w:rsidRPr="0058115E">
        <w:rPr>
          <w:rFonts w:ascii="Times New Roman" w:hAnsi="Times New Roman" w:hint="eastAsia"/>
        </w:rPr>
        <w:t>、订票数量、取票人信息、车票信息等信息。该实体的</w:t>
      </w:r>
      <w:r w:rsidRPr="0058115E">
        <w:rPr>
          <w:rFonts w:ascii="Times New Roman" w:hAnsi="Times New Roman" w:hint="eastAsia"/>
          <w:szCs w:val="24"/>
        </w:rPr>
        <w:t>E-R</w:t>
      </w:r>
      <w:r w:rsidRPr="0058115E">
        <w:rPr>
          <w:rFonts w:ascii="Times New Roman" w:hAnsi="Times New Roman" w:hint="eastAsia"/>
        </w:rPr>
        <w:t>图如图</w:t>
      </w:r>
      <w:r w:rsidRPr="0058115E">
        <w:rPr>
          <w:rFonts w:ascii="Times New Roman" w:hAnsi="Times New Roman" w:hint="eastAsia"/>
        </w:rPr>
        <w:t>5-7</w:t>
      </w:r>
      <w:r w:rsidRPr="0058115E">
        <w:rPr>
          <w:rFonts w:ascii="Times New Roman" w:hAnsi="Times New Roman" w:hint="eastAsia"/>
        </w:rPr>
        <w:t>所示。</w:t>
      </w:r>
      <w:bookmarkStart w:id="382" w:name="_Toc289861333"/>
      <w:bookmarkStart w:id="383" w:name="_Toc292123517"/>
      <w:bookmarkStart w:id="384" w:name="_Toc292123756"/>
      <w:bookmarkStart w:id="385" w:name="_Toc292124321"/>
      <w:bookmarkStart w:id="386" w:name="_Toc292133842"/>
      <w:bookmarkStart w:id="387" w:name="_Toc292876449"/>
    </w:p>
    <w:p w:rsidR="00F428C6" w:rsidRPr="0058115E" w:rsidRDefault="00F428C6" w:rsidP="00311668">
      <w:pPr>
        <w:pStyle w:val="3"/>
        <w:ind w:left="0"/>
        <w:rPr>
          <w:rFonts w:ascii="Times New Roman" w:hAnsi="Times New Roman"/>
          <w:szCs w:val="24"/>
        </w:rPr>
      </w:pPr>
      <w:bookmarkStart w:id="388" w:name="_Toc385599538"/>
      <w:bookmarkStart w:id="389" w:name="_Toc448607172"/>
      <w:bookmarkStart w:id="390" w:name="_Toc448828533"/>
      <w:bookmarkStart w:id="391" w:name="_Toc450785077"/>
      <w:r w:rsidRPr="0058115E">
        <w:rPr>
          <w:rFonts w:ascii="Times New Roman" w:hAnsi="Times New Roman" w:hint="eastAsia"/>
          <w:szCs w:val="24"/>
        </w:rPr>
        <w:t>校园旧书在线销售系统</w:t>
      </w:r>
      <w:r w:rsidRPr="0058115E">
        <w:rPr>
          <w:rFonts w:ascii="Times New Roman" w:hAnsi="Times New Roman" w:hint="eastAsia"/>
          <w:szCs w:val="24"/>
        </w:rPr>
        <w:t>E-R</w:t>
      </w:r>
      <w:r w:rsidRPr="0058115E">
        <w:rPr>
          <w:rFonts w:ascii="Times New Roman" w:hAnsi="Times New Roman" w:hint="eastAsia"/>
          <w:szCs w:val="24"/>
        </w:rPr>
        <w:t>图</w:t>
      </w:r>
      <w:bookmarkEnd w:id="382"/>
      <w:bookmarkEnd w:id="383"/>
      <w:bookmarkEnd w:id="384"/>
      <w:bookmarkEnd w:id="385"/>
      <w:bookmarkEnd w:id="386"/>
      <w:bookmarkEnd w:id="387"/>
      <w:bookmarkEnd w:id="388"/>
      <w:bookmarkEnd w:id="389"/>
      <w:bookmarkEnd w:id="390"/>
      <w:bookmarkEnd w:id="391"/>
    </w:p>
    <w:p w:rsidR="00F428C6" w:rsidRPr="0058115E" w:rsidRDefault="00F428C6">
      <w:pPr>
        <w:ind w:firstLine="480"/>
        <w:rPr>
          <w:rFonts w:ascii="Times New Roman" w:hAnsi="Times New Roman"/>
        </w:rPr>
      </w:pPr>
      <w:r w:rsidRPr="0058115E">
        <w:rPr>
          <w:rFonts w:ascii="Times New Roman" w:hAnsi="Times New Roman" w:hint="eastAsia"/>
        </w:rPr>
        <w:t>本网上售票系统中，车站运营方面的信息受管理员直接的管理，用户与车票相关联，受到管理的间接管理，运营中，管理员不可随意改变用户状态信息。系统</w:t>
      </w:r>
      <w:r w:rsidRPr="0058115E">
        <w:rPr>
          <w:rFonts w:ascii="Times New Roman" w:hAnsi="Times New Roman" w:hint="eastAsia"/>
          <w:szCs w:val="24"/>
        </w:rPr>
        <w:t>E-R</w:t>
      </w:r>
      <w:r w:rsidRPr="0058115E">
        <w:rPr>
          <w:rFonts w:ascii="Times New Roman" w:hAnsi="Times New Roman" w:hint="eastAsia"/>
        </w:rPr>
        <w:t>图如下所图</w:t>
      </w:r>
      <w:r w:rsidRPr="0058115E">
        <w:rPr>
          <w:rFonts w:ascii="Times New Roman" w:hAnsi="Times New Roman" w:hint="eastAsia"/>
        </w:rPr>
        <w:t>5-8</w:t>
      </w:r>
      <w:r w:rsidRPr="0058115E">
        <w:rPr>
          <w:rFonts w:ascii="Times New Roman" w:hAnsi="Times New Roman" w:hint="eastAsia"/>
        </w:rPr>
        <w:t>示：</w:t>
      </w:r>
    </w:p>
    <w:p w:rsidR="00F428C6" w:rsidRPr="0058115E" w:rsidRDefault="00F428C6">
      <w:pPr>
        <w:spacing w:line="240" w:lineRule="auto"/>
        <w:ind w:firstLine="480"/>
        <w:rPr>
          <w:rFonts w:ascii="Times New Roman" w:hAnsi="Times New Roman"/>
        </w:rPr>
      </w:pPr>
    </w:p>
    <w:p w:rsidR="00F428C6" w:rsidRPr="0058115E" w:rsidRDefault="00B70D75">
      <w:pPr>
        <w:pStyle w:val="aff"/>
        <w:ind w:firstLineChars="0" w:firstLine="0"/>
        <w:jc w:val="center"/>
        <w:rPr>
          <w:rFonts w:ascii="Times New Roman" w:hAnsi="Times New Roman"/>
        </w:rPr>
      </w:pPr>
      <w:r w:rsidRPr="0058115E">
        <w:rPr>
          <w:rFonts w:ascii="Times New Roman" w:hAnsi="Times New Roman"/>
          <w:noProof/>
        </w:rPr>
        <w:drawing>
          <wp:inline distT="0" distB="0" distL="0" distR="0">
            <wp:extent cx="5133975" cy="2552700"/>
            <wp:effectExtent l="0" t="0" r="9525" b="0"/>
            <wp:docPr id="17" name="图片 16" descr="绘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绘图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3975" cy="2552700"/>
                    </a:xfrm>
                    <a:prstGeom prst="rect">
                      <a:avLst/>
                    </a:prstGeom>
                    <a:noFill/>
                    <a:ln>
                      <a:noFill/>
                    </a:ln>
                  </pic:spPr>
                </pic:pic>
              </a:graphicData>
            </a:graphic>
          </wp:inline>
        </w:drawing>
      </w:r>
    </w:p>
    <w:p w:rsidR="00F428C6" w:rsidRPr="00326F9C" w:rsidRDefault="00F428C6">
      <w:pPr>
        <w:pStyle w:val="af1"/>
        <w:ind w:firstLineChars="0" w:firstLine="0"/>
      </w:pPr>
      <w:r w:rsidRPr="00326F9C">
        <w:rPr>
          <w:rFonts w:hint="eastAsia"/>
        </w:rPr>
        <w:t>图5-8</w:t>
      </w:r>
      <w:r w:rsidR="00326F9C">
        <w:t xml:space="preserve"> </w:t>
      </w:r>
      <w:r w:rsidRPr="00326F9C">
        <w:rPr>
          <w:rFonts w:hint="eastAsia"/>
        </w:rPr>
        <w:t>系统E-R图</w:t>
      </w:r>
    </w:p>
    <w:p w:rsidR="00F428C6" w:rsidRPr="0058115E" w:rsidRDefault="00F428C6" w:rsidP="00311668">
      <w:pPr>
        <w:pStyle w:val="3"/>
        <w:ind w:left="0"/>
        <w:rPr>
          <w:rFonts w:ascii="Times New Roman" w:hAnsi="Times New Roman"/>
          <w:szCs w:val="24"/>
        </w:rPr>
      </w:pPr>
      <w:bookmarkStart w:id="392" w:name="_Toc261636238"/>
      <w:bookmarkStart w:id="393" w:name="_Toc261635428"/>
      <w:bookmarkStart w:id="394" w:name="_Toc261634878"/>
      <w:bookmarkStart w:id="395" w:name="_Toc289861335"/>
      <w:bookmarkStart w:id="396" w:name="_Toc292123519"/>
      <w:bookmarkStart w:id="397" w:name="_Toc292123758"/>
      <w:bookmarkStart w:id="398" w:name="_Toc292124323"/>
      <w:bookmarkStart w:id="399" w:name="_Toc292133844"/>
      <w:bookmarkStart w:id="400" w:name="_Toc292876451"/>
      <w:bookmarkStart w:id="401" w:name="_Toc385599540"/>
      <w:bookmarkStart w:id="402" w:name="_Toc448607173"/>
      <w:bookmarkStart w:id="403" w:name="_Toc448828534"/>
      <w:bookmarkStart w:id="404" w:name="_Toc450785078"/>
      <w:r w:rsidRPr="0058115E">
        <w:rPr>
          <w:rFonts w:ascii="Times New Roman" w:hAnsi="Times New Roman" w:hint="eastAsia"/>
          <w:szCs w:val="24"/>
        </w:rPr>
        <w:lastRenderedPageBreak/>
        <w:t>数据库表设计</w:t>
      </w:r>
      <w:bookmarkEnd w:id="392"/>
      <w:bookmarkEnd w:id="393"/>
      <w:bookmarkEnd w:id="394"/>
      <w:bookmarkEnd w:id="395"/>
      <w:bookmarkEnd w:id="396"/>
      <w:bookmarkEnd w:id="397"/>
      <w:bookmarkEnd w:id="398"/>
      <w:bookmarkEnd w:id="399"/>
      <w:bookmarkEnd w:id="400"/>
      <w:bookmarkEnd w:id="401"/>
      <w:bookmarkEnd w:id="402"/>
      <w:bookmarkEnd w:id="403"/>
      <w:bookmarkEnd w:id="404"/>
    </w:p>
    <w:p w:rsidR="00F428C6" w:rsidRPr="0058115E" w:rsidRDefault="00F428C6">
      <w:pPr>
        <w:ind w:firstLine="480"/>
        <w:rPr>
          <w:rFonts w:ascii="Times New Roman" w:hAnsi="Times New Roman"/>
        </w:rPr>
      </w:pPr>
      <w:bookmarkStart w:id="405" w:name="_Toc261636239"/>
      <w:bookmarkStart w:id="406" w:name="_Toc261635429"/>
      <w:bookmarkStart w:id="407" w:name="_Toc261634879"/>
      <w:bookmarkStart w:id="408" w:name="_Toc261463999"/>
      <w:bookmarkStart w:id="409" w:name="_Toc261463267"/>
      <w:r w:rsidRPr="0058115E">
        <w:rPr>
          <w:rFonts w:ascii="Times New Roman" w:hAnsi="Times New Roman" w:hint="eastAsia"/>
        </w:rPr>
        <w:t>系统各实体的信息已经阐述，为了更直接明白各实体信息，整理如下：</w:t>
      </w:r>
    </w:p>
    <w:p w:rsidR="00F428C6" w:rsidRPr="0058115E" w:rsidRDefault="00F428C6">
      <w:pPr>
        <w:ind w:firstLine="480"/>
        <w:rPr>
          <w:rFonts w:ascii="Times New Roman" w:hAnsi="Times New Roman"/>
        </w:rPr>
      </w:pPr>
      <w:r w:rsidRPr="0058115E">
        <w:rPr>
          <w:rFonts w:ascii="Times New Roman" w:hAnsi="Times New Roman" w:hint="eastAsia"/>
        </w:rPr>
        <w:t>(1)</w:t>
      </w:r>
      <w:r w:rsidRPr="0058115E">
        <w:rPr>
          <w:rFonts w:ascii="Times New Roman" w:hAnsi="Times New Roman" w:hint="eastAsia"/>
        </w:rPr>
        <w:t>用户会员表，如表</w:t>
      </w:r>
      <w:r w:rsidRPr="0058115E">
        <w:rPr>
          <w:rFonts w:ascii="Times New Roman" w:hAnsi="Times New Roman" w:hint="eastAsia"/>
        </w:rPr>
        <w:t>5-1</w:t>
      </w:r>
      <w:r w:rsidRPr="0058115E">
        <w:rPr>
          <w:rFonts w:ascii="Times New Roman" w:hAnsi="Times New Roman" w:hint="eastAsia"/>
        </w:rPr>
        <w:t>所示。</w:t>
      </w:r>
    </w:p>
    <w:p w:rsidR="00F428C6" w:rsidRPr="0058115E" w:rsidRDefault="00F428C6">
      <w:pPr>
        <w:spacing w:line="240" w:lineRule="auto"/>
        <w:ind w:firstLine="480"/>
        <w:rPr>
          <w:rFonts w:ascii="Times New Roman" w:hAnsi="Times New Roman"/>
          <w:szCs w:val="24"/>
        </w:rPr>
      </w:pPr>
    </w:p>
    <w:p w:rsidR="00F428C6" w:rsidRPr="00326F9C" w:rsidRDefault="00F428C6">
      <w:pPr>
        <w:pStyle w:val="af1"/>
        <w:ind w:firstLineChars="0" w:firstLine="0"/>
        <w:rPr>
          <w:szCs w:val="21"/>
        </w:rPr>
      </w:pPr>
      <w:r w:rsidRPr="00326F9C">
        <w:rPr>
          <w:rFonts w:hint="eastAsia"/>
          <w:szCs w:val="21"/>
        </w:rPr>
        <w:t>表</w:t>
      </w:r>
      <w:r w:rsidR="00326F9C" w:rsidRPr="00326F9C">
        <w:rPr>
          <w:rFonts w:hint="eastAsia"/>
          <w:szCs w:val="21"/>
        </w:rPr>
        <w:t xml:space="preserve">5-1 </w:t>
      </w:r>
      <w:r w:rsidR="004729B0" w:rsidRPr="00326F9C">
        <w:rPr>
          <w:rFonts w:hint="eastAsia"/>
          <w:szCs w:val="21"/>
        </w:rPr>
        <w:t>用户</w:t>
      </w:r>
      <w:r w:rsidRPr="00326F9C">
        <w:rPr>
          <w:rFonts w:hint="eastAsia"/>
          <w:szCs w:val="21"/>
        </w:rPr>
        <w:t>表（user）</w:t>
      </w:r>
    </w:p>
    <w:tbl>
      <w:tblPr>
        <w:tblW w:w="0" w:type="auto"/>
        <w:jc w:val="center"/>
        <w:tblLayout w:type="fixed"/>
        <w:tblLook w:val="0000" w:firstRow="0" w:lastRow="0" w:firstColumn="0" w:lastColumn="0" w:noHBand="0" w:noVBand="0"/>
      </w:tblPr>
      <w:tblGrid>
        <w:gridCol w:w="1536"/>
        <w:gridCol w:w="1416"/>
        <w:gridCol w:w="1402"/>
        <w:gridCol w:w="1406"/>
        <w:gridCol w:w="1403"/>
        <w:gridCol w:w="1403"/>
      </w:tblGrid>
      <w:tr w:rsidR="00F428C6" w:rsidRPr="0058115E" w:rsidTr="00BA0C1C">
        <w:trPr>
          <w:trHeight w:val="496"/>
          <w:jc w:val="center"/>
        </w:trPr>
        <w:tc>
          <w:tcPr>
            <w:tcW w:w="1536" w:type="dxa"/>
            <w:tcBorders>
              <w:top w:val="single" w:sz="12" w:space="0" w:color="auto"/>
              <w:left w:val="nil"/>
              <w:bottom w:val="single" w:sz="12" w:space="0" w:color="auto"/>
              <w:right w:val="nil"/>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字段名称</w:t>
            </w:r>
          </w:p>
        </w:tc>
        <w:tc>
          <w:tcPr>
            <w:tcW w:w="1416" w:type="dxa"/>
            <w:tcBorders>
              <w:top w:val="single" w:sz="12" w:space="0" w:color="auto"/>
              <w:left w:val="nil"/>
              <w:bottom w:val="single" w:sz="12" w:space="0" w:color="auto"/>
              <w:right w:val="nil"/>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数据类型</w:t>
            </w:r>
          </w:p>
        </w:tc>
        <w:tc>
          <w:tcPr>
            <w:tcW w:w="1402" w:type="dxa"/>
            <w:tcBorders>
              <w:top w:val="single" w:sz="12" w:space="0" w:color="auto"/>
              <w:left w:val="nil"/>
              <w:bottom w:val="single" w:sz="12" w:space="0" w:color="auto"/>
              <w:right w:val="nil"/>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字段大小</w:t>
            </w:r>
          </w:p>
        </w:tc>
        <w:tc>
          <w:tcPr>
            <w:tcW w:w="1406" w:type="dxa"/>
            <w:tcBorders>
              <w:top w:val="single" w:sz="12" w:space="0" w:color="auto"/>
              <w:left w:val="nil"/>
              <w:bottom w:val="single" w:sz="12" w:space="0" w:color="auto"/>
              <w:right w:val="nil"/>
            </w:tcBorders>
            <w:shd w:val="clear" w:color="auto" w:fill="FFFFFF" w:themeFill="background1"/>
            <w:vAlign w:val="center"/>
          </w:tcPr>
          <w:p w:rsidR="00F428C6" w:rsidRPr="0058115E" w:rsidRDefault="00F428C6">
            <w:pPr>
              <w:spacing w:beforeLines="10" w:before="31" w:afterLines="10" w:after="31"/>
              <w:ind w:firstLineChars="0" w:firstLine="0"/>
              <w:jc w:val="center"/>
              <w:rPr>
                <w:rFonts w:ascii="Times New Roman" w:hAnsi="Times New Roman"/>
                <w:color w:val="000000"/>
              </w:rPr>
            </w:pPr>
            <w:r w:rsidRPr="0058115E">
              <w:rPr>
                <w:rFonts w:ascii="Times New Roman" w:hAnsi="Times New Roman" w:hint="eastAsia"/>
                <w:color w:val="000000"/>
              </w:rPr>
              <w:t>是否为空</w:t>
            </w:r>
          </w:p>
        </w:tc>
        <w:tc>
          <w:tcPr>
            <w:tcW w:w="1403" w:type="dxa"/>
            <w:tcBorders>
              <w:top w:val="single" w:sz="12" w:space="0" w:color="auto"/>
              <w:left w:val="nil"/>
              <w:bottom w:val="single" w:sz="12" w:space="0" w:color="auto"/>
              <w:right w:val="nil"/>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是否主键</w:t>
            </w:r>
          </w:p>
        </w:tc>
        <w:tc>
          <w:tcPr>
            <w:tcW w:w="1403" w:type="dxa"/>
            <w:tcBorders>
              <w:top w:val="single" w:sz="12" w:space="0" w:color="auto"/>
              <w:left w:val="nil"/>
              <w:bottom w:val="single" w:sz="12" w:space="0" w:color="auto"/>
              <w:right w:val="nil"/>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说明</w:t>
            </w:r>
          </w:p>
        </w:tc>
      </w:tr>
      <w:tr w:rsidR="00F428C6" w:rsidRPr="0058115E" w:rsidTr="00BA0C1C">
        <w:trPr>
          <w:trHeight w:val="376"/>
          <w:jc w:val="center"/>
        </w:trPr>
        <w:tc>
          <w:tcPr>
            <w:tcW w:w="1536" w:type="dxa"/>
            <w:tcBorders>
              <w:top w:val="single" w:sz="12" w:space="0" w:color="auto"/>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ID</w:t>
            </w:r>
          </w:p>
        </w:tc>
        <w:tc>
          <w:tcPr>
            <w:tcW w:w="1416" w:type="dxa"/>
            <w:tcBorders>
              <w:top w:val="single" w:sz="12" w:space="0" w:color="auto"/>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i</w:t>
            </w:r>
            <w:r w:rsidRPr="00326F9C">
              <w:rPr>
                <w:rFonts w:ascii="Times New Roman" w:hAnsi="Times New Roman" w:hint="eastAsia"/>
                <w:sz w:val="21"/>
                <w:szCs w:val="21"/>
              </w:rPr>
              <w:t>nt</w:t>
            </w:r>
          </w:p>
        </w:tc>
        <w:tc>
          <w:tcPr>
            <w:tcW w:w="1402" w:type="dxa"/>
            <w:tcBorders>
              <w:top w:val="single" w:sz="12" w:space="0" w:color="auto"/>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11</w:t>
            </w:r>
          </w:p>
        </w:tc>
        <w:tc>
          <w:tcPr>
            <w:tcW w:w="1406" w:type="dxa"/>
            <w:tcBorders>
              <w:top w:val="single" w:sz="12" w:space="0" w:color="auto"/>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403" w:type="dxa"/>
            <w:tcBorders>
              <w:top w:val="single" w:sz="12" w:space="0" w:color="auto"/>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是</w:t>
            </w:r>
          </w:p>
        </w:tc>
        <w:tc>
          <w:tcPr>
            <w:tcW w:w="1403" w:type="dxa"/>
            <w:tcBorders>
              <w:top w:val="single" w:sz="12" w:space="0" w:color="auto"/>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用户</w:t>
            </w:r>
            <w:r w:rsidRPr="00326F9C">
              <w:rPr>
                <w:rFonts w:ascii="Times New Roman" w:hAnsi="Times New Roman" w:hint="eastAsia"/>
                <w:sz w:val="21"/>
                <w:szCs w:val="21"/>
              </w:rPr>
              <w:t>ID</w:t>
            </w:r>
          </w:p>
        </w:tc>
      </w:tr>
      <w:tr w:rsidR="00F428C6" w:rsidRPr="0058115E">
        <w:trPr>
          <w:trHeight w:val="376"/>
          <w:jc w:val="center"/>
        </w:trPr>
        <w:tc>
          <w:tcPr>
            <w:tcW w:w="153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username</w:t>
            </w:r>
          </w:p>
        </w:tc>
        <w:tc>
          <w:tcPr>
            <w:tcW w:w="141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402"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20</w:t>
            </w:r>
          </w:p>
        </w:tc>
        <w:tc>
          <w:tcPr>
            <w:tcW w:w="140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403"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403"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用户名</w:t>
            </w:r>
          </w:p>
        </w:tc>
      </w:tr>
      <w:tr w:rsidR="00F428C6" w:rsidRPr="0058115E">
        <w:trPr>
          <w:trHeight w:val="407"/>
          <w:jc w:val="center"/>
        </w:trPr>
        <w:tc>
          <w:tcPr>
            <w:tcW w:w="153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password</w:t>
            </w:r>
          </w:p>
        </w:tc>
        <w:tc>
          <w:tcPr>
            <w:tcW w:w="141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402"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20</w:t>
            </w:r>
          </w:p>
        </w:tc>
        <w:tc>
          <w:tcPr>
            <w:tcW w:w="140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403"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403"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密码</w:t>
            </w:r>
          </w:p>
        </w:tc>
      </w:tr>
      <w:tr w:rsidR="00F428C6" w:rsidRPr="0058115E">
        <w:trPr>
          <w:trHeight w:val="407"/>
          <w:jc w:val="center"/>
        </w:trPr>
        <w:tc>
          <w:tcPr>
            <w:tcW w:w="153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name</w:t>
            </w:r>
          </w:p>
        </w:tc>
        <w:tc>
          <w:tcPr>
            <w:tcW w:w="141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402"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20</w:t>
            </w:r>
          </w:p>
        </w:tc>
        <w:tc>
          <w:tcPr>
            <w:tcW w:w="140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NULL</w:t>
            </w:r>
          </w:p>
        </w:tc>
        <w:tc>
          <w:tcPr>
            <w:tcW w:w="1403"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403"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真实姓名</w:t>
            </w:r>
          </w:p>
        </w:tc>
      </w:tr>
      <w:tr w:rsidR="00F428C6" w:rsidRPr="0058115E">
        <w:trPr>
          <w:trHeight w:val="407"/>
          <w:jc w:val="center"/>
        </w:trPr>
        <w:tc>
          <w:tcPr>
            <w:tcW w:w="153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sex</w:t>
            </w:r>
          </w:p>
        </w:tc>
        <w:tc>
          <w:tcPr>
            <w:tcW w:w="141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402"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2</w:t>
            </w:r>
          </w:p>
        </w:tc>
        <w:tc>
          <w:tcPr>
            <w:tcW w:w="140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NULL</w:t>
            </w:r>
          </w:p>
        </w:tc>
        <w:tc>
          <w:tcPr>
            <w:tcW w:w="1403"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403"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性别</w:t>
            </w:r>
          </w:p>
        </w:tc>
      </w:tr>
      <w:tr w:rsidR="00F428C6" w:rsidRPr="0058115E">
        <w:trPr>
          <w:trHeight w:val="407"/>
          <w:jc w:val="center"/>
        </w:trPr>
        <w:tc>
          <w:tcPr>
            <w:tcW w:w="153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birthday</w:t>
            </w:r>
          </w:p>
        </w:tc>
        <w:tc>
          <w:tcPr>
            <w:tcW w:w="141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date</w:t>
            </w:r>
          </w:p>
        </w:tc>
        <w:tc>
          <w:tcPr>
            <w:tcW w:w="1402"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p>
        </w:tc>
        <w:tc>
          <w:tcPr>
            <w:tcW w:w="140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NULL</w:t>
            </w:r>
          </w:p>
        </w:tc>
        <w:tc>
          <w:tcPr>
            <w:tcW w:w="1403"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403"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生日</w:t>
            </w:r>
          </w:p>
        </w:tc>
      </w:tr>
      <w:tr w:rsidR="00F428C6" w:rsidRPr="0058115E">
        <w:trPr>
          <w:trHeight w:val="407"/>
          <w:jc w:val="center"/>
        </w:trPr>
        <w:tc>
          <w:tcPr>
            <w:tcW w:w="153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telephone</w:t>
            </w:r>
          </w:p>
        </w:tc>
        <w:tc>
          <w:tcPr>
            <w:tcW w:w="141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402"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11</w:t>
            </w:r>
          </w:p>
        </w:tc>
        <w:tc>
          <w:tcPr>
            <w:tcW w:w="140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NULL</w:t>
            </w:r>
          </w:p>
        </w:tc>
        <w:tc>
          <w:tcPr>
            <w:tcW w:w="1403"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403"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联系电话</w:t>
            </w:r>
          </w:p>
        </w:tc>
      </w:tr>
      <w:tr w:rsidR="00F428C6" w:rsidRPr="0058115E">
        <w:trPr>
          <w:trHeight w:val="407"/>
          <w:jc w:val="center"/>
        </w:trPr>
        <w:tc>
          <w:tcPr>
            <w:tcW w:w="153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email</w:t>
            </w:r>
          </w:p>
        </w:tc>
        <w:tc>
          <w:tcPr>
            <w:tcW w:w="141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402"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255</w:t>
            </w:r>
          </w:p>
        </w:tc>
        <w:tc>
          <w:tcPr>
            <w:tcW w:w="1406"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NULL</w:t>
            </w:r>
          </w:p>
        </w:tc>
        <w:tc>
          <w:tcPr>
            <w:tcW w:w="1403"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403"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电子邮箱</w:t>
            </w:r>
          </w:p>
        </w:tc>
      </w:tr>
      <w:tr w:rsidR="00F428C6" w:rsidRPr="0058115E">
        <w:trPr>
          <w:trHeight w:val="407"/>
          <w:jc w:val="center"/>
        </w:trPr>
        <w:tc>
          <w:tcPr>
            <w:tcW w:w="1536" w:type="dxa"/>
            <w:tcBorders>
              <w:top w:val="nil"/>
              <w:left w:val="nil"/>
              <w:bottom w:val="single" w:sz="12" w:space="0" w:color="000000"/>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regTime</w:t>
            </w:r>
          </w:p>
        </w:tc>
        <w:tc>
          <w:tcPr>
            <w:tcW w:w="1416" w:type="dxa"/>
            <w:tcBorders>
              <w:top w:val="nil"/>
              <w:left w:val="nil"/>
              <w:bottom w:val="single" w:sz="12" w:space="0" w:color="000000"/>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date</w:t>
            </w:r>
          </w:p>
        </w:tc>
        <w:tc>
          <w:tcPr>
            <w:tcW w:w="1402" w:type="dxa"/>
            <w:tcBorders>
              <w:top w:val="nil"/>
              <w:left w:val="nil"/>
              <w:bottom w:val="single" w:sz="12" w:space="0" w:color="000000"/>
              <w:right w:val="nil"/>
            </w:tcBorders>
            <w:vAlign w:val="center"/>
          </w:tcPr>
          <w:p w:rsidR="00F428C6" w:rsidRPr="00326F9C" w:rsidRDefault="00F428C6">
            <w:pPr>
              <w:ind w:firstLineChars="0" w:firstLine="0"/>
              <w:jc w:val="center"/>
              <w:rPr>
                <w:rFonts w:ascii="Times New Roman" w:hAnsi="Times New Roman"/>
                <w:sz w:val="21"/>
                <w:szCs w:val="21"/>
              </w:rPr>
            </w:pPr>
          </w:p>
        </w:tc>
        <w:tc>
          <w:tcPr>
            <w:tcW w:w="1406" w:type="dxa"/>
            <w:tcBorders>
              <w:top w:val="nil"/>
              <w:left w:val="nil"/>
              <w:bottom w:val="single" w:sz="12" w:space="0" w:color="000000"/>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NULL</w:t>
            </w:r>
          </w:p>
        </w:tc>
        <w:tc>
          <w:tcPr>
            <w:tcW w:w="1403" w:type="dxa"/>
            <w:tcBorders>
              <w:top w:val="nil"/>
              <w:left w:val="nil"/>
              <w:bottom w:val="single" w:sz="12" w:space="0" w:color="000000"/>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403" w:type="dxa"/>
            <w:tcBorders>
              <w:top w:val="nil"/>
              <w:left w:val="nil"/>
              <w:bottom w:val="single" w:sz="12" w:space="0" w:color="000000"/>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注册日期</w:t>
            </w:r>
          </w:p>
        </w:tc>
      </w:tr>
    </w:tbl>
    <w:p w:rsidR="00F428C6" w:rsidRPr="0058115E" w:rsidRDefault="00F428C6">
      <w:pPr>
        <w:spacing w:line="240" w:lineRule="auto"/>
        <w:ind w:firstLine="480"/>
        <w:rPr>
          <w:rFonts w:ascii="Times New Roman" w:hAnsi="Times New Roman"/>
        </w:rPr>
      </w:pPr>
    </w:p>
    <w:p w:rsidR="00F428C6" w:rsidRPr="0058115E" w:rsidRDefault="00F428C6">
      <w:pPr>
        <w:ind w:firstLine="480"/>
        <w:rPr>
          <w:rFonts w:ascii="Times New Roman" w:hAnsi="Times New Roman"/>
        </w:rPr>
      </w:pPr>
      <w:r w:rsidRPr="0058115E">
        <w:rPr>
          <w:rFonts w:ascii="Times New Roman" w:hAnsi="Times New Roman" w:hint="eastAsia"/>
        </w:rPr>
        <w:t>(2)</w:t>
      </w:r>
      <w:r w:rsidRPr="0058115E">
        <w:rPr>
          <w:rFonts w:ascii="Times New Roman" w:hAnsi="Times New Roman" w:hint="eastAsia"/>
        </w:rPr>
        <w:t>管理员表，如表</w:t>
      </w:r>
      <w:r w:rsidRPr="0058115E">
        <w:rPr>
          <w:rFonts w:ascii="Times New Roman" w:hAnsi="Times New Roman" w:hint="eastAsia"/>
        </w:rPr>
        <w:t>5-2</w:t>
      </w:r>
      <w:r w:rsidRPr="0058115E">
        <w:rPr>
          <w:rFonts w:ascii="Times New Roman" w:hAnsi="Times New Roman" w:hint="eastAsia"/>
        </w:rPr>
        <w:t>所示。</w:t>
      </w:r>
    </w:p>
    <w:p w:rsidR="00F428C6" w:rsidRPr="0058115E" w:rsidRDefault="00F428C6">
      <w:pPr>
        <w:spacing w:line="240" w:lineRule="auto"/>
        <w:ind w:firstLine="480"/>
        <w:rPr>
          <w:rFonts w:ascii="Times New Roman" w:hAnsi="Times New Roman"/>
          <w:szCs w:val="24"/>
        </w:rPr>
      </w:pPr>
    </w:p>
    <w:p w:rsidR="00F428C6" w:rsidRPr="00326F9C" w:rsidRDefault="00F428C6">
      <w:pPr>
        <w:pStyle w:val="af1"/>
        <w:ind w:firstLineChars="0" w:firstLine="0"/>
        <w:rPr>
          <w:szCs w:val="21"/>
        </w:rPr>
      </w:pPr>
      <w:r w:rsidRPr="00326F9C">
        <w:rPr>
          <w:rFonts w:hint="eastAsia"/>
          <w:szCs w:val="21"/>
        </w:rPr>
        <w:t>表</w:t>
      </w:r>
      <w:r w:rsidR="00326F9C" w:rsidRPr="00326F9C">
        <w:rPr>
          <w:rFonts w:hint="eastAsia"/>
          <w:szCs w:val="21"/>
        </w:rPr>
        <w:t xml:space="preserve">5-2 </w:t>
      </w:r>
      <w:r w:rsidRPr="00326F9C">
        <w:rPr>
          <w:rFonts w:hint="eastAsia"/>
          <w:szCs w:val="21"/>
        </w:rPr>
        <w:t>管理员表（admin）</w:t>
      </w:r>
    </w:p>
    <w:tbl>
      <w:tblPr>
        <w:tblW w:w="0" w:type="auto"/>
        <w:jc w:val="center"/>
        <w:tblBorders>
          <w:bottom w:val="single" w:sz="12" w:space="0" w:color="000000"/>
        </w:tblBorders>
        <w:tblLayout w:type="fixed"/>
        <w:tblLook w:val="0000" w:firstRow="0" w:lastRow="0" w:firstColumn="0" w:lastColumn="0" w:noHBand="0" w:noVBand="0"/>
      </w:tblPr>
      <w:tblGrid>
        <w:gridCol w:w="1644"/>
        <w:gridCol w:w="1350"/>
        <w:gridCol w:w="1245"/>
        <w:gridCol w:w="1463"/>
        <w:gridCol w:w="1191"/>
        <w:gridCol w:w="1928"/>
      </w:tblGrid>
      <w:tr w:rsidR="00F428C6" w:rsidRPr="0058115E" w:rsidTr="00BA0C1C">
        <w:trPr>
          <w:trHeight w:val="519"/>
          <w:jc w:val="center"/>
        </w:trPr>
        <w:tc>
          <w:tcPr>
            <w:tcW w:w="1644" w:type="dxa"/>
            <w:tcBorders>
              <w:top w:val="single" w:sz="12" w:space="0" w:color="auto"/>
              <w:bottom w:val="single" w:sz="12" w:space="0" w:color="auto"/>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字段名称</w:t>
            </w:r>
          </w:p>
        </w:tc>
        <w:tc>
          <w:tcPr>
            <w:tcW w:w="1350" w:type="dxa"/>
            <w:tcBorders>
              <w:top w:val="single" w:sz="12" w:space="0" w:color="auto"/>
              <w:bottom w:val="single" w:sz="12" w:space="0" w:color="auto"/>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数据类型</w:t>
            </w:r>
          </w:p>
        </w:tc>
        <w:tc>
          <w:tcPr>
            <w:tcW w:w="1245" w:type="dxa"/>
            <w:tcBorders>
              <w:top w:val="single" w:sz="12" w:space="0" w:color="auto"/>
              <w:bottom w:val="single" w:sz="12" w:space="0" w:color="auto"/>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字段大小</w:t>
            </w:r>
          </w:p>
        </w:tc>
        <w:tc>
          <w:tcPr>
            <w:tcW w:w="1463" w:type="dxa"/>
            <w:tcBorders>
              <w:top w:val="single" w:sz="12" w:space="0" w:color="auto"/>
              <w:bottom w:val="single" w:sz="12" w:space="0" w:color="auto"/>
            </w:tcBorders>
            <w:shd w:val="clear" w:color="auto" w:fill="FFFFFF" w:themeFill="background1"/>
            <w:vAlign w:val="center"/>
          </w:tcPr>
          <w:p w:rsidR="00F428C6" w:rsidRPr="0058115E" w:rsidRDefault="00F428C6">
            <w:pPr>
              <w:spacing w:beforeLines="10" w:before="31" w:afterLines="10" w:after="31"/>
              <w:ind w:firstLineChars="0" w:firstLine="0"/>
              <w:jc w:val="center"/>
              <w:rPr>
                <w:rFonts w:ascii="Times New Roman" w:hAnsi="Times New Roman"/>
                <w:color w:val="000000"/>
              </w:rPr>
            </w:pPr>
            <w:r w:rsidRPr="0058115E">
              <w:rPr>
                <w:rFonts w:ascii="Times New Roman" w:hAnsi="Times New Roman" w:hint="eastAsia"/>
                <w:color w:val="000000"/>
              </w:rPr>
              <w:t>是否为空</w:t>
            </w:r>
          </w:p>
        </w:tc>
        <w:tc>
          <w:tcPr>
            <w:tcW w:w="1191" w:type="dxa"/>
            <w:tcBorders>
              <w:top w:val="single" w:sz="12" w:space="0" w:color="auto"/>
              <w:bottom w:val="single" w:sz="12" w:space="0" w:color="auto"/>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是否主键</w:t>
            </w:r>
          </w:p>
        </w:tc>
        <w:tc>
          <w:tcPr>
            <w:tcW w:w="1928" w:type="dxa"/>
            <w:tcBorders>
              <w:top w:val="single" w:sz="12" w:space="0" w:color="auto"/>
              <w:bottom w:val="single" w:sz="12" w:space="0" w:color="auto"/>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说明</w:t>
            </w:r>
          </w:p>
        </w:tc>
      </w:tr>
      <w:tr w:rsidR="00F428C6" w:rsidRPr="0058115E" w:rsidTr="00BA0C1C">
        <w:trPr>
          <w:trHeight w:val="436"/>
          <w:jc w:val="center"/>
        </w:trPr>
        <w:tc>
          <w:tcPr>
            <w:tcW w:w="1644"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ID</w:t>
            </w:r>
          </w:p>
        </w:tc>
        <w:tc>
          <w:tcPr>
            <w:tcW w:w="1350"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int</w:t>
            </w:r>
          </w:p>
        </w:tc>
        <w:tc>
          <w:tcPr>
            <w:tcW w:w="1245"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11</w:t>
            </w:r>
          </w:p>
        </w:tc>
        <w:tc>
          <w:tcPr>
            <w:tcW w:w="1463"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191"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是</w:t>
            </w:r>
          </w:p>
        </w:tc>
        <w:tc>
          <w:tcPr>
            <w:tcW w:w="1928"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管理员</w:t>
            </w:r>
            <w:r w:rsidRPr="00326F9C">
              <w:rPr>
                <w:rFonts w:ascii="Times New Roman" w:hAnsi="Times New Roman" w:hint="eastAsia"/>
                <w:sz w:val="21"/>
                <w:szCs w:val="21"/>
              </w:rPr>
              <w:t>ID</w:t>
            </w:r>
          </w:p>
        </w:tc>
      </w:tr>
      <w:tr w:rsidR="00F428C6" w:rsidRPr="0058115E">
        <w:trPr>
          <w:trHeight w:val="436"/>
          <w:jc w:val="center"/>
        </w:trPr>
        <w:tc>
          <w:tcPr>
            <w:tcW w:w="1644"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adminNo</w:t>
            </w:r>
          </w:p>
        </w:tc>
        <w:tc>
          <w:tcPr>
            <w:tcW w:w="1350"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245"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20</w:t>
            </w:r>
          </w:p>
        </w:tc>
        <w:tc>
          <w:tcPr>
            <w:tcW w:w="1463"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191"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928"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工号</w:t>
            </w:r>
          </w:p>
        </w:tc>
      </w:tr>
      <w:tr w:rsidR="00F428C6" w:rsidRPr="0058115E">
        <w:trPr>
          <w:trHeight w:val="436"/>
          <w:jc w:val="center"/>
        </w:trPr>
        <w:tc>
          <w:tcPr>
            <w:tcW w:w="1644"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adminName</w:t>
            </w:r>
          </w:p>
        </w:tc>
        <w:tc>
          <w:tcPr>
            <w:tcW w:w="1350"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245"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20</w:t>
            </w:r>
          </w:p>
        </w:tc>
        <w:tc>
          <w:tcPr>
            <w:tcW w:w="1463"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191"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928"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用户名</w:t>
            </w:r>
          </w:p>
        </w:tc>
      </w:tr>
      <w:tr w:rsidR="00F428C6" w:rsidRPr="0058115E">
        <w:trPr>
          <w:trHeight w:val="545"/>
          <w:jc w:val="center"/>
        </w:trPr>
        <w:tc>
          <w:tcPr>
            <w:tcW w:w="1644"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password</w:t>
            </w:r>
          </w:p>
        </w:tc>
        <w:tc>
          <w:tcPr>
            <w:tcW w:w="1350"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245"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20</w:t>
            </w:r>
          </w:p>
        </w:tc>
        <w:tc>
          <w:tcPr>
            <w:tcW w:w="1463"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191"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928"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密码</w:t>
            </w:r>
          </w:p>
        </w:tc>
      </w:tr>
      <w:tr w:rsidR="00F428C6" w:rsidRPr="0058115E">
        <w:trPr>
          <w:trHeight w:val="545"/>
          <w:jc w:val="center"/>
        </w:trPr>
        <w:tc>
          <w:tcPr>
            <w:tcW w:w="1644"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name</w:t>
            </w:r>
          </w:p>
        </w:tc>
        <w:tc>
          <w:tcPr>
            <w:tcW w:w="1350"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245"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20</w:t>
            </w:r>
          </w:p>
        </w:tc>
        <w:tc>
          <w:tcPr>
            <w:tcW w:w="1463"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NULL</w:t>
            </w:r>
          </w:p>
        </w:tc>
        <w:tc>
          <w:tcPr>
            <w:tcW w:w="1191"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928"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真实姓名</w:t>
            </w:r>
          </w:p>
        </w:tc>
      </w:tr>
      <w:tr w:rsidR="00F428C6" w:rsidRPr="0058115E">
        <w:trPr>
          <w:trHeight w:val="545"/>
          <w:jc w:val="center"/>
        </w:trPr>
        <w:tc>
          <w:tcPr>
            <w:tcW w:w="1644"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sex</w:t>
            </w:r>
          </w:p>
        </w:tc>
        <w:tc>
          <w:tcPr>
            <w:tcW w:w="1350"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245"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2</w:t>
            </w:r>
          </w:p>
        </w:tc>
        <w:tc>
          <w:tcPr>
            <w:tcW w:w="1463"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NULL</w:t>
            </w:r>
          </w:p>
        </w:tc>
        <w:tc>
          <w:tcPr>
            <w:tcW w:w="1191"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928"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性别</w:t>
            </w:r>
          </w:p>
        </w:tc>
      </w:tr>
      <w:tr w:rsidR="00F428C6" w:rsidRPr="0058115E">
        <w:trPr>
          <w:trHeight w:val="545"/>
          <w:jc w:val="center"/>
        </w:trPr>
        <w:tc>
          <w:tcPr>
            <w:tcW w:w="1644"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telephone</w:t>
            </w:r>
          </w:p>
        </w:tc>
        <w:tc>
          <w:tcPr>
            <w:tcW w:w="1350"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245"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11</w:t>
            </w:r>
          </w:p>
        </w:tc>
        <w:tc>
          <w:tcPr>
            <w:tcW w:w="1463"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NULL</w:t>
            </w:r>
          </w:p>
        </w:tc>
        <w:tc>
          <w:tcPr>
            <w:tcW w:w="1191"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928"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联系电话</w:t>
            </w:r>
          </w:p>
        </w:tc>
      </w:tr>
      <w:tr w:rsidR="00F428C6" w:rsidRPr="0058115E">
        <w:trPr>
          <w:trHeight w:val="545"/>
          <w:jc w:val="center"/>
        </w:trPr>
        <w:tc>
          <w:tcPr>
            <w:tcW w:w="1644"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address</w:t>
            </w:r>
          </w:p>
        </w:tc>
        <w:tc>
          <w:tcPr>
            <w:tcW w:w="1350"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245"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255</w:t>
            </w:r>
          </w:p>
        </w:tc>
        <w:tc>
          <w:tcPr>
            <w:tcW w:w="1463"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NULL</w:t>
            </w:r>
          </w:p>
        </w:tc>
        <w:tc>
          <w:tcPr>
            <w:tcW w:w="1191"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928"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现居地址</w:t>
            </w:r>
          </w:p>
        </w:tc>
      </w:tr>
      <w:tr w:rsidR="00F428C6" w:rsidRPr="0058115E" w:rsidTr="00BA0C1C">
        <w:trPr>
          <w:trHeight w:val="545"/>
          <w:jc w:val="center"/>
        </w:trPr>
        <w:tc>
          <w:tcPr>
            <w:tcW w:w="1644" w:type="dxa"/>
            <w:tcBorders>
              <w:top w:val="nil"/>
              <w:bottom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date</w:t>
            </w:r>
          </w:p>
        </w:tc>
        <w:tc>
          <w:tcPr>
            <w:tcW w:w="1350" w:type="dxa"/>
            <w:tcBorders>
              <w:top w:val="nil"/>
              <w:bottom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date</w:t>
            </w:r>
          </w:p>
        </w:tc>
        <w:tc>
          <w:tcPr>
            <w:tcW w:w="1245" w:type="dxa"/>
            <w:tcBorders>
              <w:top w:val="nil"/>
              <w:bottom w:val="single" w:sz="12" w:space="0" w:color="auto"/>
            </w:tcBorders>
            <w:vAlign w:val="center"/>
          </w:tcPr>
          <w:p w:rsidR="00F428C6" w:rsidRPr="00326F9C" w:rsidRDefault="00F428C6">
            <w:pPr>
              <w:ind w:firstLineChars="0" w:firstLine="0"/>
              <w:jc w:val="center"/>
              <w:rPr>
                <w:rFonts w:ascii="Times New Roman" w:hAnsi="Times New Roman"/>
                <w:sz w:val="21"/>
                <w:szCs w:val="21"/>
              </w:rPr>
            </w:pPr>
          </w:p>
        </w:tc>
        <w:tc>
          <w:tcPr>
            <w:tcW w:w="1463" w:type="dxa"/>
            <w:tcBorders>
              <w:top w:val="nil"/>
              <w:bottom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191" w:type="dxa"/>
            <w:tcBorders>
              <w:top w:val="nil"/>
              <w:bottom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928" w:type="dxa"/>
            <w:tcBorders>
              <w:top w:val="nil"/>
              <w:bottom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成为管理员日期</w:t>
            </w:r>
          </w:p>
        </w:tc>
      </w:tr>
    </w:tbl>
    <w:p w:rsidR="00F428C6" w:rsidRPr="0058115E" w:rsidRDefault="00F428C6">
      <w:pPr>
        <w:ind w:firstLine="480"/>
        <w:rPr>
          <w:rFonts w:ascii="Times New Roman" w:hAnsi="Times New Roman"/>
        </w:rPr>
      </w:pPr>
      <w:r w:rsidRPr="0058115E">
        <w:rPr>
          <w:rFonts w:ascii="Times New Roman" w:hAnsi="Times New Roman" w:hint="eastAsia"/>
        </w:rPr>
        <w:lastRenderedPageBreak/>
        <w:t>(3)</w:t>
      </w:r>
      <w:r w:rsidRPr="0058115E">
        <w:rPr>
          <w:rFonts w:ascii="Times New Roman" w:hAnsi="Times New Roman" w:hint="eastAsia"/>
        </w:rPr>
        <w:t>车辆信息，如表</w:t>
      </w:r>
      <w:r w:rsidRPr="0058115E">
        <w:rPr>
          <w:rFonts w:ascii="Times New Roman" w:hAnsi="Times New Roman" w:hint="eastAsia"/>
        </w:rPr>
        <w:t>5-3</w:t>
      </w:r>
      <w:r w:rsidRPr="0058115E">
        <w:rPr>
          <w:rFonts w:ascii="Times New Roman" w:hAnsi="Times New Roman" w:hint="eastAsia"/>
        </w:rPr>
        <w:t>所示。</w:t>
      </w:r>
    </w:p>
    <w:p w:rsidR="00F428C6" w:rsidRPr="0058115E" w:rsidRDefault="00F428C6">
      <w:pPr>
        <w:spacing w:line="240" w:lineRule="auto"/>
        <w:ind w:firstLine="480"/>
        <w:rPr>
          <w:rFonts w:ascii="Times New Roman" w:hAnsi="Times New Roman"/>
        </w:rPr>
      </w:pPr>
    </w:p>
    <w:p w:rsidR="00F428C6" w:rsidRPr="00326F9C" w:rsidRDefault="00F428C6">
      <w:pPr>
        <w:pStyle w:val="af1"/>
        <w:ind w:firstLineChars="0" w:firstLine="0"/>
        <w:rPr>
          <w:szCs w:val="21"/>
        </w:rPr>
      </w:pPr>
      <w:r w:rsidRPr="00326F9C">
        <w:rPr>
          <w:rFonts w:hint="eastAsia"/>
          <w:szCs w:val="21"/>
        </w:rPr>
        <w:t>表5-3</w:t>
      </w:r>
      <w:r w:rsidR="00326F9C" w:rsidRPr="00326F9C">
        <w:rPr>
          <w:szCs w:val="21"/>
        </w:rPr>
        <w:t xml:space="preserve"> </w:t>
      </w:r>
      <w:r w:rsidRPr="00326F9C">
        <w:rPr>
          <w:rFonts w:hint="eastAsia"/>
          <w:szCs w:val="21"/>
        </w:rPr>
        <w:t>车辆信息（</w:t>
      </w:r>
      <w:r w:rsidR="002714B7" w:rsidRPr="00326F9C">
        <w:rPr>
          <w:szCs w:val="21"/>
        </w:rPr>
        <w:t>Car</w:t>
      </w:r>
      <w:r w:rsidRPr="00326F9C">
        <w:rPr>
          <w:rFonts w:hint="eastAsia"/>
          <w:szCs w:val="21"/>
        </w:rPr>
        <w:t>）</w:t>
      </w:r>
    </w:p>
    <w:tbl>
      <w:tblPr>
        <w:tblW w:w="0" w:type="auto"/>
        <w:jc w:val="center"/>
        <w:tblLayout w:type="fixed"/>
        <w:tblLook w:val="0000" w:firstRow="0" w:lastRow="0" w:firstColumn="0" w:lastColumn="0" w:noHBand="0" w:noVBand="0"/>
      </w:tblPr>
      <w:tblGrid>
        <w:gridCol w:w="1814"/>
        <w:gridCol w:w="1191"/>
        <w:gridCol w:w="1191"/>
        <w:gridCol w:w="1422"/>
        <w:gridCol w:w="1191"/>
        <w:gridCol w:w="2154"/>
      </w:tblGrid>
      <w:tr w:rsidR="00F428C6" w:rsidRPr="0058115E" w:rsidTr="00BA0C1C">
        <w:trPr>
          <w:trHeight w:val="647"/>
          <w:jc w:val="center"/>
        </w:trPr>
        <w:tc>
          <w:tcPr>
            <w:tcW w:w="1814" w:type="dxa"/>
            <w:tcBorders>
              <w:top w:val="single" w:sz="12" w:space="0" w:color="000000"/>
              <w:left w:val="nil"/>
              <w:bottom w:val="single" w:sz="12" w:space="0" w:color="auto"/>
              <w:right w:val="nil"/>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字段名称</w:t>
            </w:r>
          </w:p>
        </w:tc>
        <w:tc>
          <w:tcPr>
            <w:tcW w:w="1191" w:type="dxa"/>
            <w:tcBorders>
              <w:top w:val="single" w:sz="12" w:space="0" w:color="000000"/>
              <w:left w:val="nil"/>
              <w:bottom w:val="single" w:sz="12" w:space="0" w:color="auto"/>
              <w:right w:val="nil"/>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数据类型</w:t>
            </w:r>
          </w:p>
        </w:tc>
        <w:tc>
          <w:tcPr>
            <w:tcW w:w="1191" w:type="dxa"/>
            <w:tcBorders>
              <w:top w:val="single" w:sz="12" w:space="0" w:color="000000"/>
              <w:left w:val="nil"/>
              <w:bottom w:val="single" w:sz="12" w:space="0" w:color="auto"/>
              <w:right w:val="nil"/>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字段大小</w:t>
            </w:r>
          </w:p>
        </w:tc>
        <w:tc>
          <w:tcPr>
            <w:tcW w:w="1422" w:type="dxa"/>
            <w:tcBorders>
              <w:top w:val="single" w:sz="12" w:space="0" w:color="000000"/>
              <w:left w:val="nil"/>
              <w:bottom w:val="single" w:sz="12" w:space="0" w:color="auto"/>
              <w:right w:val="nil"/>
            </w:tcBorders>
            <w:shd w:val="clear" w:color="auto" w:fill="FFFFFF" w:themeFill="background1"/>
            <w:vAlign w:val="center"/>
          </w:tcPr>
          <w:p w:rsidR="00F428C6" w:rsidRPr="0058115E" w:rsidRDefault="00F428C6">
            <w:pPr>
              <w:spacing w:beforeLines="10" w:before="31" w:afterLines="10" w:after="31"/>
              <w:ind w:firstLineChars="0" w:firstLine="0"/>
              <w:jc w:val="center"/>
              <w:rPr>
                <w:rFonts w:ascii="Times New Roman" w:hAnsi="Times New Roman"/>
                <w:color w:val="000000"/>
              </w:rPr>
            </w:pPr>
            <w:r w:rsidRPr="0058115E">
              <w:rPr>
                <w:rFonts w:ascii="Times New Roman" w:hAnsi="Times New Roman" w:hint="eastAsia"/>
                <w:color w:val="000000"/>
              </w:rPr>
              <w:t>是否为空</w:t>
            </w:r>
          </w:p>
        </w:tc>
        <w:tc>
          <w:tcPr>
            <w:tcW w:w="1191" w:type="dxa"/>
            <w:tcBorders>
              <w:top w:val="single" w:sz="12" w:space="0" w:color="000000"/>
              <w:left w:val="nil"/>
              <w:bottom w:val="single" w:sz="12" w:space="0" w:color="auto"/>
              <w:right w:val="nil"/>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是否主键</w:t>
            </w:r>
          </w:p>
        </w:tc>
        <w:tc>
          <w:tcPr>
            <w:tcW w:w="2154" w:type="dxa"/>
            <w:tcBorders>
              <w:top w:val="single" w:sz="12" w:space="0" w:color="000000"/>
              <w:left w:val="nil"/>
              <w:bottom w:val="single" w:sz="12" w:space="0" w:color="auto"/>
              <w:right w:val="nil"/>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说明</w:t>
            </w:r>
          </w:p>
        </w:tc>
      </w:tr>
      <w:tr w:rsidR="00F428C6" w:rsidRPr="0058115E" w:rsidTr="00BA0C1C">
        <w:trPr>
          <w:trHeight w:val="583"/>
          <w:jc w:val="center"/>
        </w:trPr>
        <w:tc>
          <w:tcPr>
            <w:tcW w:w="1814"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ID</w:t>
            </w:r>
          </w:p>
        </w:tc>
        <w:tc>
          <w:tcPr>
            <w:tcW w:w="1191"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int</w:t>
            </w:r>
          </w:p>
        </w:tc>
        <w:tc>
          <w:tcPr>
            <w:tcW w:w="1191"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11</w:t>
            </w:r>
          </w:p>
        </w:tc>
        <w:tc>
          <w:tcPr>
            <w:tcW w:w="1422"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191"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是</w:t>
            </w:r>
          </w:p>
        </w:tc>
        <w:tc>
          <w:tcPr>
            <w:tcW w:w="2154"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车辆</w:t>
            </w:r>
            <w:r w:rsidRPr="00326F9C">
              <w:rPr>
                <w:rFonts w:ascii="Times New Roman" w:hAnsi="Times New Roman" w:hint="eastAsia"/>
                <w:sz w:val="21"/>
                <w:szCs w:val="21"/>
              </w:rPr>
              <w:t>ID</w:t>
            </w:r>
          </w:p>
        </w:tc>
      </w:tr>
      <w:tr w:rsidR="00F428C6" w:rsidRPr="0058115E">
        <w:trPr>
          <w:trHeight w:val="563"/>
          <w:jc w:val="center"/>
        </w:trPr>
        <w:tc>
          <w:tcPr>
            <w:tcW w:w="1814"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plateNumber</w:t>
            </w:r>
          </w:p>
        </w:tc>
        <w:tc>
          <w:tcPr>
            <w:tcW w:w="1191"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191"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50</w:t>
            </w:r>
          </w:p>
        </w:tc>
        <w:tc>
          <w:tcPr>
            <w:tcW w:w="1422"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191"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2154"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车牌号</w:t>
            </w:r>
          </w:p>
        </w:tc>
      </w:tr>
      <w:tr w:rsidR="00F428C6" w:rsidRPr="0058115E">
        <w:trPr>
          <w:trHeight w:val="571"/>
          <w:jc w:val="center"/>
        </w:trPr>
        <w:tc>
          <w:tcPr>
            <w:tcW w:w="1814"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seatNumber</w:t>
            </w:r>
          </w:p>
        </w:tc>
        <w:tc>
          <w:tcPr>
            <w:tcW w:w="1191"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191"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50</w:t>
            </w:r>
          </w:p>
        </w:tc>
        <w:tc>
          <w:tcPr>
            <w:tcW w:w="1422"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191"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2154"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座位数量</w:t>
            </w:r>
          </w:p>
        </w:tc>
      </w:tr>
      <w:tr w:rsidR="00F428C6" w:rsidRPr="0058115E">
        <w:trPr>
          <w:trHeight w:val="571"/>
          <w:jc w:val="center"/>
        </w:trPr>
        <w:tc>
          <w:tcPr>
            <w:tcW w:w="1814" w:type="dxa"/>
            <w:tcBorders>
              <w:bottom w:val="single" w:sz="12" w:space="0" w:color="000000"/>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S</w:t>
            </w:r>
            <w:r w:rsidRPr="00326F9C">
              <w:rPr>
                <w:rFonts w:ascii="Times New Roman" w:hAnsi="Times New Roman" w:hint="eastAsia"/>
                <w:sz w:val="21"/>
                <w:szCs w:val="21"/>
              </w:rPr>
              <w:t>tatus</w:t>
            </w:r>
          </w:p>
        </w:tc>
        <w:tc>
          <w:tcPr>
            <w:tcW w:w="1191" w:type="dxa"/>
            <w:tcBorders>
              <w:bottom w:val="single" w:sz="12" w:space="0" w:color="000000"/>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I</w:t>
            </w:r>
            <w:r w:rsidRPr="00326F9C">
              <w:rPr>
                <w:rFonts w:ascii="Times New Roman" w:hAnsi="Times New Roman" w:hint="eastAsia"/>
                <w:sz w:val="21"/>
                <w:szCs w:val="21"/>
              </w:rPr>
              <w:t>nt</w:t>
            </w:r>
          </w:p>
        </w:tc>
        <w:tc>
          <w:tcPr>
            <w:tcW w:w="1191" w:type="dxa"/>
            <w:tcBorders>
              <w:bottom w:val="single" w:sz="12" w:space="0" w:color="000000"/>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w:t>
            </w:r>
          </w:p>
        </w:tc>
        <w:tc>
          <w:tcPr>
            <w:tcW w:w="1422" w:type="dxa"/>
            <w:tcBorders>
              <w:bottom w:val="single" w:sz="12" w:space="0" w:color="000000"/>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NOTNULL</w:t>
            </w:r>
          </w:p>
        </w:tc>
        <w:tc>
          <w:tcPr>
            <w:tcW w:w="1191" w:type="dxa"/>
            <w:tcBorders>
              <w:bottom w:val="single" w:sz="12" w:space="0" w:color="000000"/>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2154" w:type="dxa"/>
            <w:tcBorders>
              <w:bottom w:val="single" w:sz="12" w:space="0" w:color="000000"/>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车辆状态（</w:t>
            </w:r>
            <w:r w:rsidRPr="00326F9C">
              <w:rPr>
                <w:rFonts w:ascii="Times New Roman" w:hAnsi="Times New Roman" w:hint="eastAsia"/>
                <w:sz w:val="21"/>
                <w:szCs w:val="21"/>
              </w:rPr>
              <w:t>1</w:t>
            </w:r>
            <w:r w:rsidRPr="00326F9C">
              <w:rPr>
                <w:rFonts w:ascii="Times New Roman" w:hAnsi="Times New Roman" w:hint="eastAsia"/>
                <w:sz w:val="21"/>
                <w:szCs w:val="21"/>
              </w:rPr>
              <w:t>：禁止运行；</w:t>
            </w:r>
            <w:r w:rsidRPr="00326F9C">
              <w:rPr>
                <w:rFonts w:ascii="Times New Roman" w:hAnsi="Times New Roman" w:hint="eastAsia"/>
                <w:sz w:val="21"/>
                <w:szCs w:val="21"/>
              </w:rPr>
              <w:t>0</w:t>
            </w:r>
            <w:r w:rsidRPr="00326F9C">
              <w:rPr>
                <w:rFonts w:ascii="Times New Roman" w:hAnsi="Times New Roman" w:hint="eastAsia"/>
                <w:sz w:val="21"/>
                <w:szCs w:val="21"/>
              </w:rPr>
              <w:t>：可运行）</w:t>
            </w:r>
          </w:p>
        </w:tc>
      </w:tr>
    </w:tbl>
    <w:p w:rsidR="00F428C6" w:rsidRPr="0058115E" w:rsidRDefault="00F428C6">
      <w:pPr>
        <w:spacing w:line="240" w:lineRule="auto"/>
        <w:ind w:firstLine="480"/>
        <w:rPr>
          <w:rFonts w:ascii="Times New Roman" w:hAnsi="Times New Roman"/>
        </w:rPr>
      </w:pPr>
    </w:p>
    <w:p w:rsidR="00F428C6" w:rsidRPr="0058115E" w:rsidRDefault="00F428C6">
      <w:pPr>
        <w:ind w:firstLine="480"/>
        <w:rPr>
          <w:rFonts w:ascii="Times New Roman" w:hAnsi="Times New Roman"/>
        </w:rPr>
      </w:pPr>
      <w:r w:rsidRPr="0058115E">
        <w:rPr>
          <w:rFonts w:ascii="Times New Roman" w:hAnsi="Times New Roman" w:hint="eastAsia"/>
        </w:rPr>
        <w:t>(4)</w:t>
      </w:r>
      <w:r w:rsidRPr="0058115E">
        <w:rPr>
          <w:rFonts w:ascii="Times New Roman" w:hAnsi="Times New Roman" w:hint="eastAsia"/>
        </w:rPr>
        <w:t>司机信息，如表</w:t>
      </w:r>
      <w:r w:rsidRPr="0058115E">
        <w:rPr>
          <w:rFonts w:ascii="Times New Roman" w:hAnsi="Times New Roman" w:hint="eastAsia"/>
        </w:rPr>
        <w:t>5-4</w:t>
      </w:r>
      <w:r w:rsidRPr="0058115E">
        <w:rPr>
          <w:rFonts w:ascii="Times New Roman" w:hAnsi="Times New Roman" w:hint="eastAsia"/>
        </w:rPr>
        <w:t>所示。</w:t>
      </w:r>
    </w:p>
    <w:p w:rsidR="00F428C6" w:rsidRPr="0058115E" w:rsidRDefault="00F428C6">
      <w:pPr>
        <w:spacing w:line="240" w:lineRule="auto"/>
        <w:ind w:firstLine="480"/>
        <w:rPr>
          <w:rFonts w:ascii="Times New Roman" w:hAnsi="Times New Roman"/>
        </w:rPr>
      </w:pPr>
    </w:p>
    <w:p w:rsidR="00F428C6" w:rsidRPr="00326F9C" w:rsidRDefault="00F428C6">
      <w:pPr>
        <w:pStyle w:val="af1"/>
        <w:ind w:firstLineChars="0" w:firstLine="0"/>
        <w:rPr>
          <w:szCs w:val="21"/>
        </w:rPr>
      </w:pPr>
      <w:r w:rsidRPr="00326F9C">
        <w:rPr>
          <w:rFonts w:hint="eastAsia"/>
          <w:szCs w:val="21"/>
        </w:rPr>
        <w:t>表5-4</w:t>
      </w:r>
      <w:r w:rsidR="00326F9C" w:rsidRPr="00326F9C">
        <w:rPr>
          <w:szCs w:val="21"/>
        </w:rPr>
        <w:t xml:space="preserve"> </w:t>
      </w:r>
      <w:r w:rsidRPr="00326F9C">
        <w:rPr>
          <w:rFonts w:hint="eastAsia"/>
          <w:szCs w:val="21"/>
        </w:rPr>
        <w:t>司机信息（</w:t>
      </w:r>
      <w:r w:rsidR="002714B7" w:rsidRPr="00326F9C">
        <w:rPr>
          <w:rFonts w:hint="eastAsia"/>
          <w:szCs w:val="21"/>
        </w:rPr>
        <w:t>driver</w:t>
      </w:r>
      <w:r w:rsidRPr="00326F9C">
        <w:rPr>
          <w:rFonts w:hint="eastAsia"/>
          <w:szCs w:val="21"/>
        </w:rPr>
        <w:t>）</w:t>
      </w:r>
    </w:p>
    <w:tbl>
      <w:tblPr>
        <w:tblW w:w="0" w:type="auto"/>
        <w:jc w:val="center"/>
        <w:tblLayout w:type="fixed"/>
        <w:tblLook w:val="0000" w:firstRow="0" w:lastRow="0" w:firstColumn="0" w:lastColumn="0" w:noHBand="0" w:noVBand="0"/>
      </w:tblPr>
      <w:tblGrid>
        <w:gridCol w:w="1984"/>
        <w:gridCol w:w="1191"/>
        <w:gridCol w:w="1304"/>
        <w:gridCol w:w="1417"/>
        <w:gridCol w:w="1361"/>
        <w:gridCol w:w="1420"/>
      </w:tblGrid>
      <w:tr w:rsidR="00F428C6" w:rsidRPr="0058115E" w:rsidTr="00BA0C1C">
        <w:trPr>
          <w:trHeight w:val="532"/>
          <w:jc w:val="center"/>
        </w:trPr>
        <w:tc>
          <w:tcPr>
            <w:tcW w:w="1984" w:type="dxa"/>
            <w:tcBorders>
              <w:top w:val="single" w:sz="12" w:space="0" w:color="000000"/>
              <w:bottom w:val="single" w:sz="8" w:space="0" w:color="000000"/>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字段名称</w:t>
            </w:r>
          </w:p>
        </w:tc>
        <w:tc>
          <w:tcPr>
            <w:tcW w:w="1191" w:type="dxa"/>
            <w:tcBorders>
              <w:top w:val="single" w:sz="12" w:space="0" w:color="000000"/>
              <w:bottom w:val="single" w:sz="8" w:space="0" w:color="000000"/>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数据类型</w:t>
            </w:r>
          </w:p>
        </w:tc>
        <w:tc>
          <w:tcPr>
            <w:tcW w:w="1304" w:type="dxa"/>
            <w:tcBorders>
              <w:top w:val="single" w:sz="12" w:space="0" w:color="000000"/>
              <w:bottom w:val="single" w:sz="8" w:space="0" w:color="000000"/>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字段大小</w:t>
            </w:r>
          </w:p>
        </w:tc>
        <w:tc>
          <w:tcPr>
            <w:tcW w:w="1417" w:type="dxa"/>
            <w:tcBorders>
              <w:top w:val="single" w:sz="12" w:space="0" w:color="000000"/>
              <w:bottom w:val="single" w:sz="8" w:space="0" w:color="000000"/>
            </w:tcBorders>
            <w:shd w:val="clear" w:color="auto" w:fill="FFFFFF" w:themeFill="background1"/>
            <w:vAlign w:val="center"/>
          </w:tcPr>
          <w:p w:rsidR="00F428C6" w:rsidRPr="0058115E" w:rsidRDefault="00F428C6">
            <w:pPr>
              <w:spacing w:beforeLines="10" w:before="31" w:afterLines="10" w:after="31"/>
              <w:ind w:firstLineChars="0" w:firstLine="0"/>
              <w:jc w:val="center"/>
              <w:rPr>
                <w:rFonts w:ascii="Times New Roman" w:hAnsi="Times New Roman"/>
                <w:color w:val="000000"/>
              </w:rPr>
            </w:pPr>
            <w:r w:rsidRPr="0058115E">
              <w:rPr>
                <w:rFonts w:ascii="Times New Roman" w:hAnsi="Times New Roman" w:hint="eastAsia"/>
                <w:color w:val="000000"/>
              </w:rPr>
              <w:t>是否为空</w:t>
            </w:r>
          </w:p>
        </w:tc>
        <w:tc>
          <w:tcPr>
            <w:tcW w:w="1361" w:type="dxa"/>
            <w:tcBorders>
              <w:top w:val="single" w:sz="12" w:space="0" w:color="000000"/>
              <w:bottom w:val="single" w:sz="8" w:space="0" w:color="000000"/>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是否主键</w:t>
            </w:r>
          </w:p>
        </w:tc>
        <w:tc>
          <w:tcPr>
            <w:tcW w:w="1420" w:type="dxa"/>
            <w:tcBorders>
              <w:top w:val="single" w:sz="12" w:space="0" w:color="000000"/>
              <w:bottom w:val="single" w:sz="8" w:space="0" w:color="000000"/>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说明</w:t>
            </w:r>
          </w:p>
        </w:tc>
      </w:tr>
      <w:tr w:rsidR="00F428C6" w:rsidRPr="0058115E" w:rsidTr="00BA0C1C">
        <w:trPr>
          <w:trHeight w:val="449"/>
          <w:jc w:val="center"/>
        </w:trPr>
        <w:tc>
          <w:tcPr>
            <w:tcW w:w="1984"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ID</w:t>
            </w:r>
          </w:p>
        </w:tc>
        <w:tc>
          <w:tcPr>
            <w:tcW w:w="1191"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int</w:t>
            </w:r>
          </w:p>
        </w:tc>
        <w:tc>
          <w:tcPr>
            <w:tcW w:w="1304"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11</w:t>
            </w:r>
          </w:p>
        </w:tc>
        <w:tc>
          <w:tcPr>
            <w:tcW w:w="1417"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361"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是</w:t>
            </w:r>
          </w:p>
        </w:tc>
        <w:tc>
          <w:tcPr>
            <w:tcW w:w="1420"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司机</w:t>
            </w:r>
            <w:r w:rsidRPr="00326F9C">
              <w:rPr>
                <w:rFonts w:ascii="Times New Roman" w:hAnsi="Times New Roman" w:hint="eastAsia"/>
                <w:sz w:val="21"/>
                <w:szCs w:val="21"/>
              </w:rPr>
              <w:t>ID</w:t>
            </w:r>
          </w:p>
        </w:tc>
      </w:tr>
      <w:tr w:rsidR="00F428C6" w:rsidRPr="0058115E">
        <w:trPr>
          <w:trHeight w:val="439"/>
          <w:jc w:val="center"/>
        </w:trPr>
        <w:tc>
          <w:tcPr>
            <w:tcW w:w="1984"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driverName</w:t>
            </w:r>
          </w:p>
        </w:tc>
        <w:tc>
          <w:tcPr>
            <w:tcW w:w="1191"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304"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20</w:t>
            </w:r>
          </w:p>
        </w:tc>
        <w:tc>
          <w:tcPr>
            <w:tcW w:w="1417"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361"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420" w:type="dxa"/>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司机姓名</w:t>
            </w:r>
          </w:p>
        </w:tc>
      </w:tr>
      <w:tr w:rsidR="00F428C6" w:rsidRPr="0058115E">
        <w:trPr>
          <w:trHeight w:val="439"/>
          <w:jc w:val="center"/>
        </w:trPr>
        <w:tc>
          <w:tcPr>
            <w:tcW w:w="1984"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sex</w:t>
            </w:r>
          </w:p>
        </w:tc>
        <w:tc>
          <w:tcPr>
            <w:tcW w:w="1191"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304"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255</w:t>
            </w:r>
          </w:p>
        </w:tc>
        <w:tc>
          <w:tcPr>
            <w:tcW w:w="1417"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361"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420"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司机性别</w:t>
            </w:r>
          </w:p>
        </w:tc>
      </w:tr>
      <w:tr w:rsidR="00F428C6" w:rsidRPr="0058115E">
        <w:trPr>
          <w:trHeight w:val="445"/>
          <w:jc w:val="center"/>
        </w:trPr>
        <w:tc>
          <w:tcPr>
            <w:tcW w:w="1984"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driverPhone</w:t>
            </w:r>
          </w:p>
        </w:tc>
        <w:tc>
          <w:tcPr>
            <w:tcW w:w="1191"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int</w:t>
            </w:r>
          </w:p>
        </w:tc>
        <w:tc>
          <w:tcPr>
            <w:tcW w:w="1304"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11</w:t>
            </w:r>
          </w:p>
        </w:tc>
        <w:tc>
          <w:tcPr>
            <w:tcW w:w="1417"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361"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420"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司机电话</w:t>
            </w:r>
          </w:p>
        </w:tc>
      </w:tr>
      <w:bookmarkEnd w:id="405"/>
      <w:bookmarkEnd w:id="406"/>
      <w:bookmarkEnd w:id="407"/>
      <w:bookmarkEnd w:id="408"/>
      <w:bookmarkEnd w:id="409"/>
      <w:tr w:rsidR="00F428C6" w:rsidRPr="0058115E">
        <w:trPr>
          <w:trHeight w:val="445"/>
          <w:jc w:val="center"/>
        </w:trPr>
        <w:tc>
          <w:tcPr>
            <w:tcW w:w="1984"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drivingTime</w:t>
            </w:r>
          </w:p>
        </w:tc>
        <w:tc>
          <w:tcPr>
            <w:tcW w:w="1191" w:type="dxa"/>
            <w:tcBorders>
              <w:top w:val="nil"/>
              <w:left w:val="nil"/>
              <w:bottom w:val="nil"/>
              <w:right w:val="nil"/>
            </w:tcBorders>
            <w:vAlign w:val="center"/>
          </w:tcPr>
          <w:p w:rsidR="00F428C6" w:rsidRPr="00326F9C" w:rsidRDefault="00F428C6">
            <w:pPr>
              <w:tabs>
                <w:tab w:val="left" w:pos="366"/>
              </w:tabs>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304"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20</w:t>
            </w:r>
          </w:p>
        </w:tc>
        <w:tc>
          <w:tcPr>
            <w:tcW w:w="1417"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361"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420"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司机驾龄</w:t>
            </w:r>
          </w:p>
        </w:tc>
      </w:tr>
      <w:tr w:rsidR="00F428C6" w:rsidRPr="0058115E">
        <w:trPr>
          <w:trHeight w:val="445"/>
          <w:jc w:val="center"/>
        </w:trPr>
        <w:tc>
          <w:tcPr>
            <w:tcW w:w="1984"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address</w:t>
            </w:r>
          </w:p>
        </w:tc>
        <w:tc>
          <w:tcPr>
            <w:tcW w:w="1191"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304"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20</w:t>
            </w:r>
          </w:p>
        </w:tc>
        <w:tc>
          <w:tcPr>
            <w:tcW w:w="1417"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361"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420"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司机住址</w:t>
            </w:r>
          </w:p>
        </w:tc>
      </w:tr>
      <w:tr w:rsidR="00F428C6" w:rsidRPr="0058115E">
        <w:trPr>
          <w:trHeight w:val="659"/>
          <w:jc w:val="center"/>
        </w:trPr>
        <w:tc>
          <w:tcPr>
            <w:tcW w:w="1984" w:type="dxa"/>
            <w:tcBorders>
              <w:top w:val="nil"/>
              <w:bottom w:val="single" w:sz="12" w:space="0" w:color="000000"/>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state</w:t>
            </w:r>
          </w:p>
        </w:tc>
        <w:tc>
          <w:tcPr>
            <w:tcW w:w="1191" w:type="dxa"/>
            <w:tcBorders>
              <w:top w:val="nil"/>
              <w:bottom w:val="single" w:sz="12" w:space="0" w:color="000000"/>
            </w:tcBorders>
            <w:vAlign w:val="center"/>
          </w:tcPr>
          <w:p w:rsidR="00F428C6" w:rsidRPr="00326F9C" w:rsidRDefault="00F428C6">
            <w:pPr>
              <w:tabs>
                <w:tab w:val="left" w:pos="366"/>
              </w:tabs>
              <w:ind w:firstLineChars="0" w:firstLine="0"/>
              <w:jc w:val="center"/>
              <w:rPr>
                <w:rFonts w:ascii="Times New Roman" w:hAnsi="Times New Roman"/>
                <w:sz w:val="21"/>
                <w:szCs w:val="21"/>
              </w:rPr>
            </w:pPr>
            <w:r w:rsidRPr="00326F9C">
              <w:rPr>
                <w:rFonts w:ascii="Times New Roman" w:hAnsi="Times New Roman" w:hint="eastAsia"/>
                <w:sz w:val="21"/>
                <w:szCs w:val="21"/>
              </w:rPr>
              <w:t>double</w:t>
            </w:r>
          </w:p>
        </w:tc>
        <w:tc>
          <w:tcPr>
            <w:tcW w:w="1304" w:type="dxa"/>
            <w:tcBorders>
              <w:top w:val="nil"/>
              <w:bottom w:val="single" w:sz="12" w:space="0" w:color="000000"/>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w:t>
            </w:r>
          </w:p>
        </w:tc>
        <w:tc>
          <w:tcPr>
            <w:tcW w:w="1417" w:type="dxa"/>
            <w:tcBorders>
              <w:top w:val="nil"/>
              <w:bottom w:val="single" w:sz="12" w:space="0" w:color="000000"/>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NOTNULL</w:t>
            </w:r>
          </w:p>
        </w:tc>
        <w:tc>
          <w:tcPr>
            <w:tcW w:w="1361" w:type="dxa"/>
            <w:tcBorders>
              <w:top w:val="nil"/>
              <w:bottom w:val="single" w:sz="12" w:space="0" w:color="000000"/>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420" w:type="dxa"/>
            <w:tcBorders>
              <w:top w:val="nil"/>
              <w:bottom w:val="single" w:sz="12" w:space="0" w:color="000000"/>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出售单价</w:t>
            </w:r>
          </w:p>
        </w:tc>
      </w:tr>
    </w:tbl>
    <w:p w:rsidR="00F428C6" w:rsidRPr="0058115E" w:rsidRDefault="00F428C6">
      <w:pPr>
        <w:spacing w:line="240" w:lineRule="auto"/>
        <w:ind w:firstLine="480"/>
        <w:rPr>
          <w:rFonts w:ascii="Times New Roman" w:hAnsi="Times New Roman"/>
        </w:rPr>
      </w:pPr>
      <w:r w:rsidRPr="0058115E">
        <w:rPr>
          <w:rFonts w:ascii="Times New Roman" w:hAnsi="Times New Roman" w:hint="eastAsia"/>
        </w:rPr>
        <w:tab/>
      </w:r>
    </w:p>
    <w:p w:rsidR="00F428C6" w:rsidRPr="0058115E" w:rsidRDefault="00F428C6">
      <w:pPr>
        <w:ind w:firstLine="480"/>
        <w:rPr>
          <w:rFonts w:ascii="Times New Roman" w:hAnsi="Times New Roman"/>
        </w:rPr>
      </w:pPr>
      <w:r w:rsidRPr="0058115E">
        <w:rPr>
          <w:rFonts w:ascii="Times New Roman" w:hAnsi="Times New Roman" w:hint="eastAsia"/>
        </w:rPr>
        <w:t>(5)</w:t>
      </w:r>
      <w:r w:rsidRPr="0058115E">
        <w:rPr>
          <w:rFonts w:ascii="Times New Roman" w:hAnsi="Times New Roman" w:hint="eastAsia"/>
        </w:rPr>
        <w:t>车票信息，如表</w:t>
      </w:r>
      <w:r w:rsidRPr="0058115E">
        <w:rPr>
          <w:rFonts w:ascii="Times New Roman" w:hAnsi="Times New Roman" w:hint="eastAsia"/>
        </w:rPr>
        <w:t>5-5</w:t>
      </w:r>
      <w:r w:rsidRPr="0058115E">
        <w:rPr>
          <w:rFonts w:ascii="Times New Roman" w:hAnsi="Times New Roman" w:hint="eastAsia"/>
        </w:rPr>
        <w:t>所示。</w:t>
      </w:r>
    </w:p>
    <w:p w:rsidR="00F428C6" w:rsidRDefault="00F428C6">
      <w:pPr>
        <w:spacing w:line="240" w:lineRule="auto"/>
        <w:ind w:firstLine="480"/>
        <w:rPr>
          <w:rFonts w:ascii="Times New Roman" w:hAnsi="Times New Roman"/>
        </w:rPr>
      </w:pPr>
    </w:p>
    <w:p w:rsidR="00A63511" w:rsidRPr="0058115E" w:rsidRDefault="00A63511">
      <w:pPr>
        <w:spacing w:line="240" w:lineRule="auto"/>
        <w:ind w:firstLine="480"/>
        <w:rPr>
          <w:rFonts w:ascii="Times New Roman" w:hAnsi="Times New Roman"/>
        </w:rPr>
      </w:pPr>
    </w:p>
    <w:p w:rsidR="00F428C6" w:rsidRPr="00326F9C" w:rsidRDefault="00F428C6">
      <w:pPr>
        <w:pStyle w:val="af1"/>
        <w:ind w:firstLineChars="0" w:firstLine="0"/>
        <w:rPr>
          <w:szCs w:val="21"/>
        </w:rPr>
      </w:pPr>
      <w:r w:rsidRPr="00326F9C">
        <w:rPr>
          <w:rFonts w:hint="eastAsia"/>
          <w:szCs w:val="21"/>
        </w:rPr>
        <w:t>表5-5</w:t>
      </w:r>
      <w:r w:rsidR="00326F9C" w:rsidRPr="00326F9C">
        <w:rPr>
          <w:szCs w:val="21"/>
        </w:rPr>
        <w:t xml:space="preserve"> </w:t>
      </w:r>
      <w:r w:rsidRPr="00326F9C">
        <w:rPr>
          <w:rFonts w:hint="eastAsia"/>
          <w:szCs w:val="21"/>
        </w:rPr>
        <w:t>车票信息表（</w:t>
      </w:r>
      <w:r w:rsidR="002714B7" w:rsidRPr="00326F9C">
        <w:rPr>
          <w:rFonts w:hint="eastAsia"/>
          <w:szCs w:val="21"/>
        </w:rPr>
        <w:t>ticket</w:t>
      </w:r>
      <w:r w:rsidRPr="00326F9C">
        <w:rPr>
          <w:rFonts w:hint="eastAsia"/>
          <w:szCs w:val="21"/>
        </w:rPr>
        <w:t>）</w:t>
      </w:r>
    </w:p>
    <w:tbl>
      <w:tblPr>
        <w:tblW w:w="0" w:type="auto"/>
        <w:jc w:val="center"/>
        <w:tblLayout w:type="fixed"/>
        <w:tblLook w:val="0000" w:firstRow="0" w:lastRow="0" w:firstColumn="0" w:lastColumn="0" w:noHBand="0" w:noVBand="0"/>
      </w:tblPr>
      <w:tblGrid>
        <w:gridCol w:w="2041"/>
        <w:gridCol w:w="1247"/>
        <w:gridCol w:w="1191"/>
        <w:gridCol w:w="1417"/>
        <w:gridCol w:w="1304"/>
        <w:gridCol w:w="1587"/>
      </w:tblGrid>
      <w:tr w:rsidR="00F428C6" w:rsidRPr="0058115E" w:rsidTr="00BA0C1C">
        <w:trPr>
          <w:trHeight w:val="532"/>
          <w:jc w:val="center"/>
        </w:trPr>
        <w:tc>
          <w:tcPr>
            <w:tcW w:w="2041" w:type="dxa"/>
            <w:tcBorders>
              <w:top w:val="single" w:sz="12" w:space="0" w:color="000000"/>
              <w:bottom w:val="single" w:sz="12" w:space="0" w:color="auto"/>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字段名称</w:t>
            </w:r>
          </w:p>
        </w:tc>
        <w:tc>
          <w:tcPr>
            <w:tcW w:w="1247" w:type="dxa"/>
            <w:tcBorders>
              <w:top w:val="single" w:sz="12" w:space="0" w:color="000000"/>
              <w:bottom w:val="single" w:sz="12" w:space="0" w:color="auto"/>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数据类型</w:t>
            </w:r>
          </w:p>
        </w:tc>
        <w:tc>
          <w:tcPr>
            <w:tcW w:w="1191" w:type="dxa"/>
            <w:tcBorders>
              <w:top w:val="single" w:sz="12" w:space="0" w:color="000000"/>
              <w:bottom w:val="single" w:sz="12" w:space="0" w:color="auto"/>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字段大小</w:t>
            </w:r>
          </w:p>
        </w:tc>
        <w:tc>
          <w:tcPr>
            <w:tcW w:w="1417" w:type="dxa"/>
            <w:tcBorders>
              <w:top w:val="single" w:sz="12" w:space="0" w:color="000000"/>
              <w:bottom w:val="single" w:sz="12" w:space="0" w:color="auto"/>
            </w:tcBorders>
            <w:shd w:val="clear" w:color="auto" w:fill="FFFFFF" w:themeFill="background1"/>
            <w:vAlign w:val="center"/>
          </w:tcPr>
          <w:p w:rsidR="00F428C6" w:rsidRPr="0058115E" w:rsidRDefault="00F428C6">
            <w:pPr>
              <w:spacing w:beforeLines="10" w:before="31" w:afterLines="10" w:after="31"/>
              <w:ind w:firstLineChars="0" w:firstLine="0"/>
              <w:jc w:val="center"/>
              <w:rPr>
                <w:rFonts w:ascii="Times New Roman" w:hAnsi="Times New Roman"/>
                <w:color w:val="000000"/>
              </w:rPr>
            </w:pPr>
            <w:r w:rsidRPr="0058115E">
              <w:rPr>
                <w:rFonts w:ascii="Times New Roman" w:hAnsi="Times New Roman" w:hint="eastAsia"/>
                <w:color w:val="000000"/>
              </w:rPr>
              <w:t>是否为空</w:t>
            </w:r>
          </w:p>
        </w:tc>
        <w:tc>
          <w:tcPr>
            <w:tcW w:w="1304" w:type="dxa"/>
            <w:tcBorders>
              <w:top w:val="single" w:sz="12" w:space="0" w:color="000000"/>
              <w:bottom w:val="single" w:sz="12" w:space="0" w:color="auto"/>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是否主键</w:t>
            </w:r>
          </w:p>
        </w:tc>
        <w:tc>
          <w:tcPr>
            <w:tcW w:w="1587" w:type="dxa"/>
            <w:tcBorders>
              <w:top w:val="single" w:sz="12" w:space="0" w:color="000000"/>
              <w:bottom w:val="single" w:sz="12" w:space="0" w:color="auto"/>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说明</w:t>
            </w:r>
          </w:p>
        </w:tc>
      </w:tr>
      <w:tr w:rsidR="00F428C6" w:rsidRPr="0058115E" w:rsidTr="00BA0C1C">
        <w:trPr>
          <w:trHeight w:val="449"/>
          <w:jc w:val="center"/>
        </w:trPr>
        <w:tc>
          <w:tcPr>
            <w:tcW w:w="2041" w:type="dxa"/>
            <w:tcBorders>
              <w:top w:val="single" w:sz="12" w:space="0" w:color="auto"/>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ID</w:t>
            </w:r>
          </w:p>
        </w:tc>
        <w:tc>
          <w:tcPr>
            <w:tcW w:w="1247" w:type="dxa"/>
            <w:tcBorders>
              <w:top w:val="single" w:sz="12" w:space="0" w:color="auto"/>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int</w:t>
            </w:r>
          </w:p>
        </w:tc>
        <w:tc>
          <w:tcPr>
            <w:tcW w:w="1191" w:type="dxa"/>
            <w:tcBorders>
              <w:top w:val="single" w:sz="12" w:space="0" w:color="auto"/>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11</w:t>
            </w:r>
          </w:p>
        </w:tc>
        <w:tc>
          <w:tcPr>
            <w:tcW w:w="1417" w:type="dxa"/>
            <w:tcBorders>
              <w:top w:val="single" w:sz="12" w:space="0" w:color="auto"/>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304" w:type="dxa"/>
            <w:tcBorders>
              <w:top w:val="single" w:sz="12" w:space="0" w:color="auto"/>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是</w:t>
            </w:r>
          </w:p>
        </w:tc>
        <w:tc>
          <w:tcPr>
            <w:tcW w:w="1587" w:type="dxa"/>
            <w:tcBorders>
              <w:top w:val="single" w:sz="12" w:space="0" w:color="auto"/>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车票</w:t>
            </w:r>
            <w:r w:rsidRPr="00326F9C">
              <w:rPr>
                <w:rFonts w:ascii="Times New Roman" w:hAnsi="Times New Roman" w:hint="eastAsia"/>
                <w:sz w:val="21"/>
                <w:szCs w:val="21"/>
              </w:rPr>
              <w:t>ID</w:t>
            </w:r>
          </w:p>
        </w:tc>
      </w:tr>
      <w:tr w:rsidR="00F428C6" w:rsidRPr="0058115E">
        <w:trPr>
          <w:trHeight w:val="439"/>
          <w:jc w:val="center"/>
        </w:trPr>
        <w:tc>
          <w:tcPr>
            <w:tcW w:w="2041"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departurePlace</w:t>
            </w:r>
          </w:p>
          <w:p w:rsidR="00F428C6" w:rsidRPr="00326F9C" w:rsidRDefault="00BA0C1C" w:rsidP="00BA0C1C">
            <w:pPr>
              <w:ind w:firstLineChars="0" w:firstLine="0"/>
              <w:jc w:val="center"/>
              <w:rPr>
                <w:rFonts w:ascii="Times New Roman" w:hAnsi="Times New Roman"/>
                <w:sz w:val="21"/>
                <w:szCs w:val="21"/>
              </w:rPr>
            </w:pPr>
            <w:r w:rsidRPr="00326F9C">
              <w:rPr>
                <w:rFonts w:ascii="Times New Roman" w:hAnsi="Times New Roman" w:hint="eastAsia"/>
                <w:sz w:val="21"/>
                <w:szCs w:val="21"/>
              </w:rPr>
              <w:lastRenderedPageBreak/>
              <w:t>（</w:t>
            </w:r>
            <w:r w:rsidR="00F428C6" w:rsidRPr="00326F9C">
              <w:rPr>
                <w:rFonts w:ascii="Times New Roman" w:hAnsi="Times New Roman" w:hint="eastAsia"/>
                <w:sz w:val="21"/>
                <w:szCs w:val="21"/>
              </w:rPr>
              <w:t>续上表</w:t>
            </w:r>
            <w:r w:rsidRPr="00326F9C">
              <w:rPr>
                <w:rFonts w:ascii="Times New Roman" w:hAnsi="Times New Roman" w:hint="eastAsia"/>
                <w:sz w:val="21"/>
                <w:szCs w:val="21"/>
              </w:rPr>
              <w:t>）</w:t>
            </w:r>
          </w:p>
        </w:tc>
        <w:tc>
          <w:tcPr>
            <w:tcW w:w="1247"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lastRenderedPageBreak/>
              <w:t>varchar</w:t>
            </w:r>
          </w:p>
        </w:tc>
        <w:tc>
          <w:tcPr>
            <w:tcW w:w="1191"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50</w:t>
            </w:r>
          </w:p>
        </w:tc>
        <w:tc>
          <w:tcPr>
            <w:tcW w:w="1417"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304"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587"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出发地点</w:t>
            </w:r>
          </w:p>
        </w:tc>
      </w:tr>
      <w:tr w:rsidR="00F428C6" w:rsidRPr="0058115E" w:rsidTr="00BA0C1C">
        <w:trPr>
          <w:trHeight w:val="439"/>
          <w:jc w:val="center"/>
        </w:trPr>
        <w:tc>
          <w:tcPr>
            <w:tcW w:w="2041" w:type="dxa"/>
            <w:tcBorders>
              <w:top w:val="single" w:sz="12" w:space="0" w:color="auto"/>
              <w:left w:val="nil"/>
              <w:bottom w:val="nil"/>
              <w:right w:val="nil"/>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字段名称</w:t>
            </w:r>
          </w:p>
        </w:tc>
        <w:tc>
          <w:tcPr>
            <w:tcW w:w="1247" w:type="dxa"/>
            <w:tcBorders>
              <w:top w:val="single" w:sz="12" w:space="0" w:color="auto"/>
              <w:left w:val="nil"/>
              <w:bottom w:val="nil"/>
              <w:right w:val="nil"/>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数据类型</w:t>
            </w:r>
          </w:p>
        </w:tc>
        <w:tc>
          <w:tcPr>
            <w:tcW w:w="1191" w:type="dxa"/>
            <w:tcBorders>
              <w:top w:val="single" w:sz="12" w:space="0" w:color="auto"/>
              <w:left w:val="nil"/>
              <w:bottom w:val="nil"/>
              <w:right w:val="nil"/>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字段大小</w:t>
            </w:r>
          </w:p>
        </w:tc>
        <w:tc>
          <w:tcPr>
            <w:tcW w:w="1417" w:type="dxa"/>
            <w:tcBorders>
              <w:top w:val="single" w:sz="12" w:space="0" w:color="auto"/>
              <w:left w:val="nil"/>
              <w:bottom w:val="nil"/>
              <w:right w:val="nil"/>
            </w:tcBorders>
            <w:shd w:val="clear" w:color="auto" w:fill="FFFFFF" w:themeFill="background1"/>
            <w:vAlign w:val="center"/>
          </w:tcPr>
          <w:p w:rsidR="00F428C6" w:rsidRPr="0058115E" w:rsidRDefault="00F428C6">
            <w:pPr>
              <w:spacing w:beforeLines="10" w:before="31" w:afterLines="10" w:after="31"/>
              <w:ind w:firstLineChars="0" w:firstLine="0"/>
              <w:jc w:val="center"/>
              <w:rPr>
                <w:rFonts w:ascii="Times New Roman" w:hAnsi="Times New Roman"/>
                <w:color w:val="000000"/>
              </w:rPr>
            </w:pPr>
            <w:r w:rsidRPr="0058115E">
              <w:rPr>
                <w:rFonts w:ascii="Times New Roman" w:hAnsi="Times New Roman" w:hint="eastAsia"/>
                <w:color w:val="000000"/>
              </w:rPr>
              <w:t>是否为空</w:t>
            </w:r>
          </w:p>
        </w:tc>
        <w:tc>
          <w:tcPr>
            <w:tcW w:w="1304" w:type="dxa"/>
            <w:tcBorders>
              <w:top w:val="single" w:sz="12" w:space="0" w:color="auto"/>
              <w:left w:val="nil"/>
              <w:bottom w:val="nil"/>
              <w:right w:val="nil"/>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是否主键</w:t>
            </w:r>
          </w:p>
        </w:tc>
        <w:tc>
          <w:tcPr>
            <w:tcW w:w="1587" w:type="dxa"/>
            <w:tcBorders>
              <w:top w:val="single" w:sz="12" w:space="0" w:color="auto"/>
              <w:left w:val="nil"/>
              <w:bottom w:val="nil"/>
              <w:right w:val="nil"/>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说明</w:t>
            </w:r>
          </w:p>
        </w:tc>
      </w:tr>
      <w:tr w:rsidR="00F428C6" w:rsidRPr="0058115E" w:rsidTr="00BA0C1C">
        <w:trPr>
          <w:trHeight w:val="445"/>
          <w:jc w:val="center"/>
        </w:trPr>
        <w:tc>
          <w:tcPr>
            <w:tcW w:w="2041" w:type="dxa"/>
            <w:tcBorders>
              <w:top w:val="single" w:sz="12" w:space="0" w:color="auto"/>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arrivePlace</w:t>
            </w:r>
          </w:p>
        </w:tc>
        <w:tc>
          <w:tcPr>
            <w:tcW w:w="1247" w:type="dxa"/>
            <w:tcBorders>
              <w:top w:val="single" w:sz="12" w:space="0" w:color="auto"/>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191" w:type="dxa"/>
            <w:tcBorders>
              <w:top w:val="single" w:sz="12" w:space="0" w:color="auto"/>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11</w:t>
            </w:r>
          </w:p>
        </w:tc>
        <w:tc>
          <w:tcPr>
            <w:tcW w:w="1417" w:type="dxa"/>
            <w:tcBorders>
              <w:top w:val="single" w:sz="12" w:space="0" w:color="auto"/>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304" w:type="dxa"/>
            <w:tcBorders>
              <w:top w:val="single" w:sz="12" w:space="0" w:color="auto"/>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587" w:type="dxa"/>
            <w:tcBorders>
              <w:top w:val="single" w:sz="12" w:space="0" w:color="auto"/>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到达地点</w:t>
            </w:r>
          </w:p>
        </w:tc>
      </w:tr>
      <w:tr w:rsidR="00F428C6" w:rsidRPr="0058115E">
        <w:trPr>
          <w:trHeight w:val="445"/>
          <w:jc w:val="center"/>
        </w:trPr>
        <w:tc>
          <w:tcPr>
            <w:tcW w:w="2041"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leaveTime</w:t>
            </w:r>
          </w:p>
        </w:tc>
        <w:tc>
          <w:tcPr>
            <w:tcW w:w="1247"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date</w:t>
            </w:r>
          </w:p>
        </w:tc>
        <w:tc>
          <w:tcPr>
            <w:tcW w:w="1191"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p>
        </w:tc>
        <w:tc>
          <w:tcPr>
            <w:tcW w:w="1417"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NULL</w:t>
            </w:r>
          </w:p>
        </w:tc>
        <w:tc>
          <w:tcPr>
            <w:tcW w:w="1304"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587" w:type="dxa"/>
            <w:tcBorders>
              <w:top w:val="nil"/>
              <w:left w:val="nil"/>
              <w:bottom w:val="nil"/>
              <w:right w:val="nil"/>
            </w:tcBorders>
            <w:vAlign w:val="center"/>
          </w:tcPr>
          <w:p w:rsidR="00F428C6" w:rsidRPr="00326F9C" w:rsidRDefault="00F428C6">
            <w:pPr>
              <w:ind w:leftChars="-56" w:left="-134" w:rightChars="-22" w:right="-53" w:firstLineChars="0" w:firstLine="0"/>
              <w:jc w:val="center"/>
              <w:rPr>
                <w:rFonts w:ascii="Times New Roman" w:hAnsi="Times New Roman"/>
                <w:sz w:val="21"/>
                <w:szCs w:val="21"/>
              </w:rPr>
            </w:pPr>
            <w:r w:rsidRPr="00326F9C">
              <w:rPr>
                <w:rFonts w:ascii="Times New Roman" w:hAnsi="Times New Roman" w:hint="eastAsia"/>
                <w:sz w:val="21"/>
                <w:szCs w:val="21"/>
              </w:rPr>
              <w:t>出发时间</w:t>
            </w:r>
          </w:p>
        </w:tc>
      </w:tr>
      <w:tr w:rsidR="00F428C6" w:rsidRPr="0058115E">
        <w:trPr>
          <w:trHeight w:val="445"/>
          <w:jc w:val="center"/>
        </w:trPr>
        <w:tc>
          <w:tcPr>
            <w:tcW w:w="2041"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arriveTime</w:t>
            </w:r>
          </w:p>
        </w:tc>
        <w:tc>
          <w:tcPr>
            <w:tcW w:w="1247"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date</w:t>
            </w:r>
          </w:p>
        </w:tc>
        <w:tc>
          <w:tcPr>
            <w:tcW w:w="1191"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p>
        </w:tc>
        <w:tc>
          <w:tcPr>
            <w:tcW w:w="1417"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NULL</w:t>
            </w:r>
          </w:p>
        </w:tc>
        <w:tc>
          <w:tcPr>
            <w:tcW w:w="1304"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587"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到达时间</w:t>
            </w:r>
          </w:p>
        </w:tc>
      </w:tr>
      <w:tr w:rsidR="00F428C6" w:rsidRPr="0058115E">
        <w:trPr>
          <w:trHeight w:val="445"/>
          <w:jc w:val="center"/>
        </w:trPr>
        <w:tc>
          <w:tcPr>
            <w:tcW w:w="2041"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price</w:t>
            </w:r>
          </w:p>
        </w:tc>
        <w:tc>
          <w:tcPr>
            <w:tcW w:w="1247"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double</w:t>
            </w:r>
          </w:p>
        </w:tc>
        <w:tc>
          <w:tcPr>
            <w:tcW w:w="1191"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11</w:t>
            </w:r>
          </w:p>
        </w:tc>
        <w:tc>
          <w:tcPr>
            <w:tcW w:w="1417"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NULL</w:t>
            </w:r>
          </w:p>
        </w:tc>
        <w:tc>
          <w:tcPr>
            <w:tcW w:w="1304"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587"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车票金额</w:t>
            </w:r>
          </w:p>
        </w:tc>
      </w:tr>
      <w:tr w:rsidR="00F428C6" w:rsidRPr="0058115E">
        <w:trPr>
          <w:trHeight w:val="445"/>
          <w:jc w:val="center"/>
        </w:trPr>
        <w:tc>
          <w:tcPr>
            <w:tcW w:w="2041"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leaveStation</w:t>
            </w:r>
          </w:p>
        </w:tc>
        <w:tc>
          <w:tcPr>
            <w:tcW w:w="1247"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191"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255</w:t>
            </w:r>
          </w:p>
        </w:tc>
        <w:tc>
          <w:tcPr>
            <w:tcW w:w="1417"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 xml:space="preserve">NULL </w:t>
            </w:r>
          </w:p>
        </w:tc>
        <w:tc>
          <w:tcPr>
            <w:tcW w:w="1304"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587"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出发客运站</w:t>
            </w:r>
          </w:p>
        </w:tc>
      </w:tr>
      <w:tr w:rsidR="00F428C6" w:rsidRPr="0058115E">
        <w:trPr>
          <w:trHeight w:val="445"/>
          <w:jc w:val="center"/>
        </w:trPr>
        <w:tc>
          <w:tcPr>
            <w:tcW w:w="2041"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arriveStation</w:t>
            </w:r>
          </w:p>
        </w:tc>
        <w:tc>
          <w:tcPr>
            <w:tcW w:w="1247"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191"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11</w:t>
            </w:r>
          </w:p>
        </w:tc>
        <w:tc>
          <w:tcPr>
            <w:tcW w:w="1417"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NULL</w:t>
            </w:r>
          </w:p>
        </w:tc>
        <w:tc>
          <w:tcPr>
            <w:tcW w:w="1304"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587"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到达客运站</w:t>
            </w:r>
          </w:p>
        </w:tc>
      </w:tr>
      <w:tr w:rsidR="00F428C6" w:rsidRPr="0058115E">
        <w:trPr>
          <w:trHeight w:val="445"/>
          <w:jc w:val="center"/>
        </w:trPr>
        <w:tc>
          <w:tcPr>
            <w:tcW w:w="2041"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city</w:t>
            </w:r>
          </w:p>
        </w:tc>
        <w:tc>
          <w:tcPr>
            <w:tcW w:w="1247"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varchar</w:t>
            </w:r>
          </w:p>
        </w:tc>
        <w:tc>
          <w:tcPr>
            <w:tcW w:w="1191"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11</w:t>
            </w:r>
          </w:p>
        </w:tc>
        <w:tc>
          <w:tcPr>
            <w:tcW w:w="1417"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NULL</w:t>
            </w:r>
          </w:p>
        </w:tc>
        <w:tc>
          <w:tcPr>
            <w:tcW w:w="1304"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587"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所在城市</w:t>
            </w:r>
          </w:p>
        </w:tc>
      </w:tr>
      <w:tr w:rsidR="00F428C6" w:rsidRPr="0058115E">
        <w:trPr>
          <w:trHeight w:val="445"/>
          <w:jc w:val="center"/>
        </w:trPr>
        <w:tc>
          <w:tcPr>
            <w:tcW w:w="2041"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sumOfTicket</w:t>
            </w:r>
          </w:p>
        </w:tc>
        <w:tc>
          <w:tcPr>
            <w:tcW w:w="1247"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I</w:t>
            </w:r>
            <w:r w:rsidRPr="00326F9C">
              <w:rPr>
                <w:rFonts w:ascii="Times New Roman" w:hAnsi="Times New Roman" w:hint="eastAsia"/>
                <w:sz w:val="21"/>
                <w:szCs w:val="21"/>
              </w:rPr>
              <w:t>nt</w:t>
            </w:r>
          </w:p>
        </w:tc>
        <w:tc>
          <w:tcPr>
            <w:tcW w:w="1191"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10</w:t>
            </w:r>
          </w:p>
        </w:tc>
        <w:tc>
          <w:tcPr>
            <w:tcW w:w="1417"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304"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587" w:type="dxa"/>
            <w:tcBorders>
              <w:top w:val="nil"/>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票数</w:t>
            </w:r>
          </w:p>
        </w:tc>
      </w:tr>
      <w:tr w:rsidR="00F428C6" w:rsidRPr="0058115E">
        <w:trPr>
          <w:trHeight w:val="445"/>
          <w:jc w:val="center"/>
        </w:trPr>
        <w:tc>
          <w:tcPr>
            <w:tcW w:w="2041" w:type="dxa"/>
            <w:tcBorders>
              <w:top w:val="nil"/>
              <w:bottom w:val="single" w:sz="12" w:space="0" w:color="000000"/>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remainOfTicket</w:t>
            </w:r>
          </w:p>
        </w:tc>
        <w:tc>
          <w:tcPr>
            <w:tcW w:w="1247" w:type="dxa"/>
            <w:tcBorders>
              <w:top w:val="nil"/>
              <w:bottom w:val="single" w:sz="12" w:space="0" w:color="000000"/>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I</w:t>
            </w:r>
            <w:r w:rsidRPr="00326F9C">
              <w:rPr>
                <w:rFonts w:ascii="Times New Roman" w:hAnsi="Times New Roman" w:hint="eastAsia"/>
                <w:sz w:val="21"/>
                <w:szCs w:val="21"/>
              </w:rPr>
              <w:t>nt</w:t>
            </w:r>
          </w:p>
        </w:tc>
        <w:tc>
          <w:tcPr>
            <w:tcW w:w="1191" w:type="dxa"/>
            <w:tcBorders>
              <w:top w:val="nil"/>
              <w:bottom w:val="single" w:sz="12" w:space="0" w:color="000000"/>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10</w:t>
            </w:r>
          </w:p>
        </w:tc>
        <w:tc>
          <w:tcPr>
            <w:tcW w:w="1417" w:type="dxa"/>
            <w:tcBorders>
              <w:top w:val="nil"/>
              <w:bottom w:val="single" w:sz="12" w:space="0" w:color="000000"/>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NOTNULL</w:t>
            </w:r>
          </w:p>
        </w:tc>
        <w:tc>
          <w:tcPr>
            <w:tcW w:w="1304" w:type="dxa"/>
            <w:tcBorders>
              <w:top w:val="nil"/>
              <w:bottom w:val="single" w:sz="12" w:space="0" w:color="000000"/>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587" w:type="dxa"/>
            <w:tcBorders>
              <w:top w:val="nil"/>
              <w:bottom w:val="single" w:sz="12" w:space="0" w:color="000000"/>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剩余票数</w:t>
            </w:r>
          </w:p>
        </w:tc>
      </w:tr>
    </w:tbl>
    <w:p w:rsidR="00F428C6" w:rsidRPr="0058115E" w:rsidRDefault="00F428C6">
      <w:pPr>
        <w:spacing w:line="240" w:lineRule="auto"/>
        <w:ind w:firstLine="480"/>
        <w:rPr>
          <w:rFonts w:ascii="Times New Roman" w:hAnsi="Times New Roman"/>
        </w:rPr>
      </w:pPr>
    </w:p>
    <w:p w:rsidR="00F428C6" w:rsidRPr="0058115E" w:rsidRDefault="00F428C6">
      <w:pPr>
        <w:ind w:firstLine="480"/>
        <w:rPr>
          <w:rFonts w:ascii="Times New Roman" w:hAnsi="Times New Roman"/>
        </w:rPr>
      </w:pPr>
      <w:r w:rsidRPr="0058115E">
        <w:rPr>
          <w:rFonts w:ascii="Times New Roman" w:hAnsi="Times New Roman" w:hint="eastAsia"/>
        </w:rPr>
        <w:t>(6)</w:t>
      </w:r>
      <w:r w:rsidRPr="0058115E">
        <w:rPr>
          <w:rFonts w:ascii="Times New Roman" w:hAnsi="Times New Roman" w:hint="eastAsia"/>
        </w:rPr>
        <w:t>用户购票列表，如表</w:t>
      </w:r>
      <w:r w:rsidRPr="0058115E">
        <w:rPr>
          <w:rFonts w:ascii="Times New Roman" w:hAnsi="Times New Roman" w:hint="eastAsia"/>
        </w:rPr>
        <w:t>5-6</w:t>
      </w:r>
      <w:r w:rsidRPr="0058115E">
        <w:rPr>
          <w:rFonts w:ascii="Times New Roman" w:hAnsi="Times New Roman" w:hint="eastAsia"/>
        </w:rPr>
        <w:t>所示。</w:t>
      </w:r>
    </w:p>
    <w:p w:rsidR="00F428C6" w:rsidRPr="0058115E" w:rsidRDefault="00F428C6">
      <w:pPr>
        <w:spacing w:line="240" w:lineRule="auto"/>
        <w:ind w:firstLine="480"/>
        <w:rPr>
          <w:rFonts w:ascii="Times New Roman" w:hAnsi="Times New Roman"/>
        </w:rPr>
      </w:pPr>
    </w:p>
    <w:p w:rsidR="00F428C6" w:rsidRPr="00326F9C" w:rsidRDefault="00F428C6">
      <w:pPr>
        <w:pStyle w:val="af1"/>
        <w:ind w:firstLineChars="0" w:firstLine="0"/>
        <w:rPr>
          <w:szCs w:val="21"/>
        </w:rPr>
      </w:pPr>
      <w:r w:rsidRPr="00326F9C">
        <w:rPr>
          <w:rFonts w:hint="eastAsia"/>
          <w:szCs w:val="21"/>
        </w:rPr>
        <w:t>表5-6</w:t>
      </w:r>
      <w:r w:rsidR="00326F9C" w:rsidRPr="00326F9C">
        <w:rPr>
          <w:szCs w:val="21"/>
        </w:rPr>
        <w:t xml:space="preserve"> </w:t>
      </w:r>
      <w:r w:rsidRPr="00326F9C">
        <w:rPr>
          <w:rFonts w:hint="eastAsia"/>
          <w:szCs w:val="21"/>
        </w:rPr>
        <w:t>用户购票列表（</w:t>
      </w:r>
      <w:r w:rsidR="002714B7" w:rsidRPr="00326F9C">
        <w:rPr>
          <w:rFonts w:hint="eastAsia"/>
          <w:szCs w:val="21"/>
        </w:rPr>
        <w:t>userticket</w:t>
      </w:r>
      <w:r w:rsidRPr="00326F9C">
        <w:rPr>
          <w:rFonts w:hint="eastAsia"/>
          <w:szCs w:val="21"/>
        </w:rPr>
        <w:t>）</w:t>
      </w:r>
    </w:p>
    <w:tbl>
      <w:tblPr>
        <w:tblW w:w="0" w:type="auto"/>
        <w:jc w:val="center"/>
        <w:tblLayout w:type="fixed"/>
        <w:tblLook w:val="0000" w:firstRow="0" w:lastRow="0" w:firstColumn="0" w:lastColumn="0" w:noHBand="0" w:noVBand="0"/>
      </w:tblPr>
      <w:tblGrid>
        <w:gridCol w:w="1531"/>
        <w:gridCol w:w="1191"/>
        <w:gridCol w:w="1361"/>
        <w:gridCol w:w="1420"/>
        <w:gridCol w:w="1361"/>
        <w:gridCol w:w="1474"/>
      </w:tblGrid>
      <w:tr w:rsidR="00F428C6" w:rsidRPr="0058115E" w:rsidTr="00BA0C1C">
        <w:trPr>
          <w:trHeight w:val="532"/>
          <w:jc w:val="center"/>
        </w:trPr>
        <w:tc>
          <w:tcPr>
            <w:tcW w:w="1531" w:type="dxa"/>
            <w:tcBorders>
              <w:top w:val="single" w:sz="12" w:space="0" w:color="000000"/>
              <w:bottom w:val="single" w:sz="12" w:space="0" w:color="auto"/>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字段名称</w:t>
            </w:r>
          </w:p>
        </w:tc>
        <w:tc>
          <w:tcPr>
            <w:tcW w:w="1191" w:type="dxa"/>
            <w:tcBorders>
              <w:top w:val="single" w:sz="12" w:space="0" w:color="000000"/>
              <w:bottom w:val="single" w:sz="12" w:space="0" w:color="auto"/>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数据类型</w:t>
            </w:r>
          </w:p>
        </w:tc>
        <w:tc>
          <w:tcPr>
            <w:tcW w:w="1361" w:type="dxa"/>
            <w:tcBorders>
              <w:top w:val="single" w:sz="12" w:space="0" w:color="000000"/>
              <w:bottom w:val="single" w:sz="12" w:space="0" w:color="auto"/>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字段大小</w:t>
            </w:r>
          </w:p>
        </w:tc>
        <w:tc>
          <w:tcPr>
            <w:tcW w:w="1420" w:type="dxa"/>
            <w:tcBorders>
              <w:top w:val="single" w:sz="12" w:space="0" w:color="000000"/>
              <w:bottom w:val="single" w:sz="12" w:space="0" w:color="auto"/>
            </w:tcBorders>
            <w:shd w:val="clear" w:color="auto" w:fill="FFFFFF" w:themeFill="background1"/>
            <w:vAlign w:val="center"/>
          </w:tcPr>
          <w:p w:rsidR="00F428C6" w:rsidRPr="0058115E" w:rsidRDefault="00F428C6">
            <w:pPr>
              <w:spacing w:beforeLines="10" w:before="31" w:afterLines="10" w:after="31"/>
              <w:ind w:firstLineChars="0" w:firstLine="0"/>
              <w:jc w:val="center"/>
              <w:rPr>
                <w:rFonts w:ascii="Times New Roman" w:hAnsi="Times New Roman"/>
                <w:color w:val="000000"/>
              </w:rPr>
            </w:pPr>
            <w:r w:rsidRPr="0058115E">
              <w:rPr>
                <w:rFonts w:ascii="Times New Roman" w:hAnsi="Times New Roman" w:hint="eastAsia"/>
                <w:color w:val="000000"/>
              </w:rPr>
              <w:t>是否为空</w:t>
            </w:r>
          </w:p>
        </w:tc>
        <w:tc>
          <w:tcPr>
            <w:tcW w:w="1361" w:type="dxa"/>
            <w:tcBorders>
              <w:top w:val="single" w:sz="12" w:space="0" w:color="000000"/>
              <w:bottom w:val="single" w:sz="12" w:space="0" w:color="auto"/>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是否主键</w:t>
            </w:r>
          </w:p>
        </w:tc>
        <w:tc>
          <w:tcPr>
            <w:tcW w:w="1474" w:type="dxa"/>
            <w:tcBorders>
              <w:top w:val="single" w:sz="12" w:space="0" w:color="000000"/>
              <w:bottom w:val="single" w:sz="12" w:space="0" w:color="auto"/>
            </w:tcBorders>
            <w:shd w:val="clear" w:color="auto" w:fill="FFFFFF" w:themeFill="background1"/>
            <w:vAlign w:val="center"/>
          </w:tcPr>
          <w:p w:rsidR="00F428C6" w:rsidRPr="0058115E" w:rsidRDefault="00F428C6">
            <w:pPr>
              <w:ind w:firstLineChars="0" w:firstLine="0"/>
              <w:jc w:val="center"/>
              <w:rPr>
                <w:rFonts w:ascii="Times New Roman" w:hAnsi="Times New Roman"/>
                <w:szCs w:val="24"/>
              </w:rPr>
            </w:pPr>
            <w:r w:rsidRPr="0058115E">
              <w:rPr>
                <w:rFonts w:ascii="Times New Roman" w:hAnsi="Times New Roman" w:hint="eastAsia"/>
                <w:szCs w:val="24"/>
              </w:rPr>
              <w:t>说明</w:t>
            </w:r>
          </w:p>
        </w:tc>
      </w:tr>
      <w:tr w:rsidR="00F428C6" w:rsidRPr="0058115E" w:rsidTr="00BA0C1C">
        <w:trPr>
          <w:trHeight w:val="449"/>
          <w:jc w:val="center"/>
        </w:trPr>
        <w:tc>
          <w:tcPr>
            <w:tcW w:w="1531"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ID</w:t>
            </w:r>
          </w:p>
        </w:tc>
        <w:tc>
          <w:tcPr>
            <w:tcW w:w="1191"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int</w:t>
            </w:r>
          </w:p>
        </w:tc>
        <w:tc>
          <w:tcPr>
            <w:tcW w:w="1361"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11</w:t>
            </w:r>
          </w:p>
        </w:tc>
        <w:tc>
          <w:tcPr>
            <w:tcW w:w="1420"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361"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是</w:t>
            </w:r>
          </w:p>
        </w:tc>
        <w:tc>
          <w:tcPr>
            <w:tcW w:w="1474" w:type="dxa"/>
            <w:tcBorders>
              <w:top w:val="single" w:sz="12" w:space="0" w:color="auto"/>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订单列表</w:t>
            </w:r>
            <w:r w:rsidRPr="00326F9C">
              <w:rPr>
                <w:rFonts w:ascii="Times New Roman" w:hAnsi="Times New Roman" w:hint="eastAsia"/>
                <w:sz w:val="21"/>
                <w:szCs w:val="21"/>
              </w:rPr>
              <w:t>ID</w:t>
            </w:r>
          </w:p>
        </w:tc>
      </w:tr>
      <w:tr w:rsidR="00F428C6" w:rsidRPr="0058115E">
        <w:trPr>
          <w:trHeight w:val="439"/>
          <w:jc w:val="center"/>
        </w:trPr>
        <w:tc>
          <w:tcPr>
            <w:tcW w:w="1531"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number</w:t>
            </w:r>
          </w:p>
        </w:tc>
        <w:tc>
          <w:tcPr>
            <w:tcW w:w="1191"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int</w:t>
            </w:r>
          </w:p>
        </w:tc>
        <w:tc>
          <w:tcPr>
            <w:tcW w:w="1361"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11</w:t>
            </w:r>
          </w:p>
        </w:tc>
        <w:tc>
          <w:tcPr>
            <w:tcW w:w="1420"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361"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474" w:type="dxa"/>
            <w:tcBorders>
              <w:bottom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购票数量</w:t>
            </w:r>
          </w:p>
        </w:tc>
      </w:tr>
      <w:tr w:rsidR="00F428C6" w:rsidRPr="0058115E">
        <w:trPr>
          <w:trHeight w:val="445"/>
          <w:jc w:val="center"/>
        </w:trPr>
        <w:tc>
          <w:tcPr>
            <w:tcW w:w="1531"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U</w:t>
            </w:r>
            <w:r w:rsidRPr="00326F9C">
              <w:rPr>
                <w:rFonts w:ascii="Times New Roman" w:hAnsi="Times New Roman" w:hint="eastAsia"/>
                <w:sz w:val="21"/>
                <w:szCs w:val="21"/>
              </w:rPr>
              <w:t>ser</w:t>
            </w:r>
          </w:p>
        </w:tc>
        <w:tc>
          <w:tcPr>
            <w:tcW w:w="1191"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 xml:space="preserve"> </w:t>
            </w:r>
          </w:p>
        </w:tc>
        <w:tc>
          <w:tcPr>
            <w:tcW w:w="1361"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p>
        </w:tc>
        <w:tc>
          <w:tcPr>
            <w:tcW w:w="1420"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361"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474" w:type="dxa"/>
            <w:tcBorders>
              <w:top w:val="nil"/>
              <w:left w:val="nil"/>
              <w:bottom w:val="nil"/>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用户信息</w:t>
            </w:r>
          </w:p>
        </w:tc>
      </w:tr>
      <w:tr w:rsidR="00F428C6" w:rsidRPr="0058115E">
        <w:trPr>
          <w:trHeight w:val="445"/>
          <w:jc w:val="center"/>
        </w:trPr>
        <w:tc>
          <w:tcPr>
            <w:tcW w:w="1531" w:type="dxa"/>
            <w:tcBorders>
              <w:top w:val="nil"/>
              <w:left w:val="nil"/>
              <w:bottom w:val="single" w:sz="12" w:space="0" w:color="000000"/>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sz w:val="21"/>
                <w:szCs w:val="21"/>
              </w:rPr>
              <w:t>T</w:t>
            </w:r>
            <w:r w:rsidRPr="00326F9C">
              <w:rPr>
                <w:rFonts w:ascii="Times New Roman" w:hAnsi="Times New Roman" w:hint="eastAsia"/>
                <w:sz w:val="21"/>
                <w:szCs w:val="21"/>
              </w:rPr>
              <w:t>icket</w:t>
            </w:r>
          </w:p>
        </w:tc>
        <w:tc>
          <w:tcPr>
            <w:tcW w:w="1191" w:type="dxa"/>
            <w:tcBorders>
              <w:top w:val="nil"/>
              <w:left w:val="nil"/>
              <w:bottom w:val="single" w:sz="12" w:space="0" w:color="000000"/>
              <w:right w:val="nil"/>
            </w:tcBorders>
            <w:vAlign w:val="center"/>
          </w:tcPr>
          <w:p w:rsidR="00F428C6" w:rsidRPr="00326F9C" w:rsidRDefault="00F428C6">
            <w:pPr>
              <w:ind w:firstLineChars="0" w:firstLine="0"/>
              <w:jc w:val="center"/>
              <w:rPr>
                <w:rFonts w:ascii="Times New Roman" w:hAnsi="Times New Roman"/>
                <w:sz w:val="21"/>
                <w:szCs w:val="21"/>
              </w:rPr>
            </w:pPr>
          </w:p>
        </w:tc>
        <w:tc>
          <w:tcPr>
            <w:tcW w:w="1361" w:type="dxa"/>
            <w:tcBorders>
              <w:top w:val="nil"/>
              <w:left w:val="nil"/>
              <w:bottom w:val="single" w:sz="12" w:space="0" w:color="000000"/>
              <w:right w:val="nil"/>
            </w:tcBorders>
            <w:vAlign w:val="center"/>
          </w:tcPr>
          <w:p w:rsidR="00F428C6" w:rsidRPr="00326F9C" w:rsidRDefault="00F428C6">
            <w:pPr>
              <w:ind w:firstLineChars="0" w:firstLine="0"/>
              <w:jc w:val="center"/>
              <w:rPr>
                <w:rFonts w:ascii="Times New Roman" w:hAnsi="Times New Roman"/>
                <w:sz w:val="21"/>
                <w:szCs w:val="21"/>
              </w:rPr>
            </w:pPr>
          </w:p>
        </w:tc>
        <w:tc>
          <w:tcPr>
            <w:tcW w:w="1420" w:type="dxa"/>
            <w:tcBorders>
              <w:top w:val="nil"/>
              <w:left w:val="nil"/>
              <w:bottom w:val="single" w:sz="12" w:space="0" w:color="000000"/>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NOT NULL</w:t>
            </w:r>
          </w:p>
        </w:tc>
        <w:tc>
          <w:tcPr>
            <w:tcW w:w="1361" w:type="dxa"/>
            <w:tcBorders>
              <w:top w:val="nil"/>
              <w:left w:val="nil"/>
              <w:bottom w:val="single" w:sz="12" w:space="0" w:color="000000"/>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否</w:t>
            </w:r>
          </w:p>
        </w:tc>
        <w:tc>
          <w:tcPr>
            <w:tcW w:w="1474" w:type="dxa"/>
            <w:tcBorders>
              <w:top w:val="nil"/>
              <w:left w:val="nil"/>
              <w:bottom w:val="single" w:sz="12" w:space="0" w:color="000000"/>
              <w:right w:val="nil"/>
            </w:tcBorders>
            <w:vAlign w:val="center"/>
          </w:tcPr>
          <w:p w:rsidR="00F428C6" w:rsidRPr="00326F9C" w:rsidRDefault="00F428C6">
            <w:pPr>
              <w:ind w:firstLineChars="0" w:firstLine="0"/>
              <w:jc w:val="center"/>
              <w:rPr>
                <w:rFonts w:ascii="Times New Roman" w:hAnsi="Times New Roman"/>
                <w:sz w:val="21"/>
                <w:szCs w:val="21"/>
              </w:rPr>
            </w:pPr>
            <w:r w:rsidRPr="00326F9C">
              <w:rPr>
                <w:rFonts w:ascii="Times New Roman" w:hAnsi="Times New Roman" w:hint="eastAsia"/>
                <w:sz w:val="21"/>
                <w:szCs w:val="21"/>
              </w:rPr>
              <w:t>车票信息</w:t>
            </w:r>
          </w:p>
        </w:tc>
      </w:tr>
    </w:tbl>
    <w:p w:rsidR="00F428C6" w:rsidRPr="0058115E" w:rsidRDefault="00F428C6" w:rsidP="00311668">
      <w:pPr>
        <w:pStyle w:val="1"/>
        <w:keepNext w:val="0"/>
        <w:pageBreakBefore/>
        <w:ind w:left="0"/>
        <w:rPr>
          <w:rFonts w:ascii="Times New Roman" w:eastAsia="宋体" w:hAnsi="Times New Roman"/>
        </w:rPr>
      </w:pPr>
      <w:bookmarkStart w:id="410" w:name="_Toc383862620"/>
      <w:bookmarkStart w:id="411" w:name="_Toc383864687"/>
      <w:bookmarkStart w:id="412" w:name="_Toc383865212"/>
      <w:bookmarkStart w:id="413" w:name="_Toc385599541"/>
      <w:bookmarkStart w:id="414" w:name="_Toc448606867"/>
      <w:bookmarkStart w:id="415" w:name="_Toc448607174"/>
      <w:bookmarkStart w:id="416" w:name="_Toc448828535"/>
      <w:bookmarkStart w:id="417" w:name="_Toc450785079"/>
      <w:bookmarkStart w:id="418" w:name="_Toc289861329"/>
      <w:bookmarkStart w:id="419" w:name="_Toc292123520"/>
      <w:bookmarkStart w:id="420" w:name="_Toc292123759"/>
      <w:bookmarkStart w:id="421" w:name="_Toc292124324"/>
      <w:bookmarkStart w:id="422" w:name="_Toc292133845"/>
      <w:bookmarkStart w:id="423" w:name="_Toc292876452"/>
      <w:r w:rsidRPr="0058115E">
        <w:rPr>
          <w:rFonts w:ascii="Times New Roman" w:eastAsia="宋体" w:hAnsi="Times New Roman" w:hint="eastAsia"/>
        </w:rPr>
        <w:lastRenderedPageBreak/>
        <w:t>系统实现</w:t>
      </w:r>
      <w:bookmarkEnd w:id="410"/>
      <w:bookmarkEnd w:id="411"/>
      <w:bookmarkEnd w:id="412"/>
      <w:bookmarkEnd w:id="413"/>
      <w:bookmarkEnd w:id="414"/>
      <w:bookmarkEnd w:id="415"/>
      <w:bookmarkEnd w:id="416"/>
      <w:bookmarkEnd w:id="417"/>
    </w:p>
    <w:p w:rsidR="00F428C6" w:rsidRPr="0058115E" w:rsidRDefault="00F428C6">
      <w:pPr>
        <w:ind w:firstLine="480"/>
        <w:rPr>
          <w:rFonts w:ascii="Times New Roman" w:hAnsi="Times New Roman"/>
        </w:rPr>
      </w:pPr>
      <w:r w:rsidRPr="0058115E">
        <w:rPr>
          <w:rFonts w:ascii="Times New Roman" w:hAnsi="Times New Roman"/>
        </w:rPr>
        <w:t>系统实现是</w:t>
      </w:r>
      <w:r w:rsidRPr="0058115E">
        <w:rPr>
          <w:rFonts w:ascii="Times New Roman" w:hAnsi="Times New Roman"/>
          <w:szCs w:val="24"/>
        </w:rPr>
        <w:t>MIS</w:t>
      </w:r>
      <w:r w:rsidRPr="0058115E">
        <w:rPr>
          <w:rFonts w:ascii="Times New Roman" w:hAnsi="Times New Roman" w:hint="eastAsia"/>
        </w:rPr>
        <w:t>（管理信息系统</w:t>
      </w:r>
      <w:r w:rsidRPr="0058115E">
        <w:rPr>
          <w:rFonts w:ascii="Times New Roman" w:hAnsi="Times New Roman"/>
        </w:rPr>
        <w:t>——</w:t>
      </w:r>
      <w:r w:rsidRPr="0058115E">
        <w:rPr>
          <w:rFonts w:ascii="Times New Roman" w:hAnsi="Times New Roman"/>
          <w:szCs w:val="24"/>
        </w:rPr>
        <w:t>Management Information System</w:t>
      </w:r>
      <w:r w:rsidRPr="0058115E">
        <w:rPr>
          <w:rFonts w:ascii="Times New Roman" w:hAnsi="Times New Roman" w:hint="eastAsia"/>
        </w:rPr>
        <w:t>）</w:t>
      </w:r>
      <w:r w:rsidRPr="0058115E">
        <w:rPr>
          <w:rFonts w:ascii="Times New Roman" w:hAnsi="Times New Roman"/>
        </w:rPr>
        <w:t>系统开发工作的最后一个阶段。它是将系统设计的成果变成可实际运行的系统的过程。系统实现的主要工作包括：</w:t>
      </w:r>
      <w:r w:rsidRPr="0058115E">
        <w:rPr>
          <w:rFonts w:ascii="Times New Roman" w:hAnsi="Times New Roman" w:hint="eastAsia"/>
        </w:rPr>
        <w:t>编码和测试</w:t>
      </w:r>
      <w:r w:rsidRPr="0058115E">
        <w:rPr>
          <w:rFonts w:ascii="Times New Roman" w:hAnsi="Times New Roman"/>
        </w:rPr>
        <w:t>等。</w:t>
      </w:r>
    </w:p>
    <w:p w:rsidR="00F428C6" w:rsidRPr="0058115E" w:rsidRDefault="00F428C6">
      <w:pPr>
        <w:ind w:firstLine="480"/>
        <w:rPr>
          <w:rFonts w:ascii="Times New Roman" w:hAnsi="Times New Roman"/>
        </w:rPr>
      </w:pPr>
      <w:r w:rsidRPr="0058115E">
        <w:rPr>
          <w:rFonts w:ascii="Times New Roman" w:hAnsi="Times New Roman" w:hint="eastAsia"/>
        </w:rPr>
        <w:t>所谓编码就是把软件设计结果翻译成用某种程序语言书写的程序，作为软件工程过程的一个阶段，编码是对设计的进一步具体化，因此，程序的指令主要取决于设计的指令。但是，所选用的程序设计语言的特点及编码风格也将对程序可靠性、可读性、可测试性和可维护性产生深远的影响。</w:t>
      </w:r>
    </w:p>
    <w:p w:rsidR="00F428C6" w:rsidRPr="0058115E" w:rsidRDefault="00F428C6" w:rsidP="00BA0C1C">
      <w:pPr>
        <w:pStyle w:val="2"/>
        <w:tabs>
          <w:tab w:val="left" w:pos="425"/>
        </w:tabs>
        <w:ind w:left="0"/>
        <w:rPr>
          <w:rFonts w:ascii="Times New Roman" w:eastAsia="宋体" w:hAnsi="Times New Roman"/>
          <w:sz w:val="24"/>
          <w:szCs w:val="24"/>
        </w:rPr>
      </w:pPr>
      <w:bookmarkStart w:id="424" w:name="_Toc290975567"/>
      <w:bookmarkStart w:id="425" w:name="_Toc292123521"/>
      <w:bookmarkStart w:id="426" w:name="_Toc292123760"/>
      <w:bookmarkStart w:id="427" w:name="_Toc292124325"/>
      <w:bookmarkStart w:id="428" w:name="_Toc292133846"/>
      <w:bookmarkStart w:id="429" w:name="_Toc292876453"/>
      <w:bookmarkStart w:id="430" w:name="_Toc383862622"/>
      <w:bookmarkStart w:id="431" w:name="_Toc383864689"/>
      <w:bookmarkStart w:id="432" w:name="_Toc383865214"/>
      <w:bookmarkStart w:id="433" w:name="_Toc385599542"/>
      <w:bookmarkStart w:id="434" w:name="_Toc448606868"/>
      <w:bookmarkStart w:id="435" w:name="_Toc448607175"/>
      <w:bookmarkStart w:id="436" w:name="_Toc448828536"/>
      <w:bookmarkStart w:id="437" w:name="_Toc450785080"/>
      <w:bookmarkStart w:id="438" w:name="_Toc285566891"/>
      <w:bookmarkStart w:id="439" w:name="_Toc285569958"/>
      <w:bookmarkEnd w:id="418"/>
      <w:bookmarkEnd w:id="419"/>
      <w:bookmarkEnd w:id="420"/>
      <w:bookmarkEnd w:id="421"/>
      <w:bookmarkEnd w:id="422"/>
      <w:bookmarkEnd w:id="423"/>
      <w:r w:rsidRPr="0058115E">
        <w:rPr>
          <w:rFonts w:ascii="Times New Roman" w:eastAsia="宋体" w:hAnsi="Times New Roman" w:hint="eastAsia"/>
          <w:sz w:val="24"/>
          <w:szCs w:val="24"/>
        </w:rPr>
        <w:t>系统开发</w:t>
      </w:r>
      <w:bookmarkEnd w:id="424"/>
      <w:bookmarkEnd w:id="425"/>
      <w:bookmarkEnd w:id="426"/>
      <w:bookmarkEnd w:id="427"/>
      <w:bookmarkEnd w:id="428"/>
      <w:bookmarkEnd w:id="429"/>
      <w:r w:rsidRPr="0058115E">
        <w:rPr>
          <w:rFonts w:ascii="Times New Roman" w:eastAsia="宋体" w:hAnsi="Times New Roman" w:hint="eastAsia"/>
          <w:sz w:val="24"/>
          <w:szCs w:val="24"/>
        </w:rPr>
        <w:t>说明</w:t>
      </w:r>
      <w:bookmarkEnd w:id="430"/>
      <w:bookmarkEnd w:id="431"/>
      <w:bookmarkEnd w:id="432"/>
      <w:bookmarkEnd w:id="433"/>
      <w:bookmarkEnd w:id="434"/>
      <w:bookmarkEnd w:id="435"/>
      <w:bookmarkEnd w:id="436"/>
      <w:bookmarkEnd w:id="437"/>
    </w:p>
    <w:p w:rsidR="00F428C6" w:rsidRPr="0058115E" w:rsidRDefault="00F428C6" w:rsidP="00311668">
      <w:pPr>
        <w:pStyle w:val="3"/>
        <w:ind w:left="0"/>
        <w:rPr>
          <w:rFonts w:ascii="Times New Roman" w:hAnsi="Times New Roman"/>
          <w:szCs w:val="24"/>
        </w:rPr>
      </w:pPr>
      <w:bookmarkStart w:id="440" w:name="_Toc290975570"/>
      <w:bookmarkStart w:id="441" w:name="_Toc292123522"/>
      <w:bookmarkStart w:id="442" w:name="_Toc292123761"/>
      <w:bookmarkStart w:id="443" w:name="_Toc292124326"/>
      <w:bookmarkStart w:id="444" w:name="_Toc292133847"/>
      <w:bookmarkStart w:id="445" w:name="_Toc292876454"/>
      <w:bookmarkStart w:id="446" w:name="_Toc383862623"/>
      <w:bookmarkStart w:id="447" w:name="_Toc383864690"/>
      <w:bookmarkStart w:id="448" w:name="_Toc383865215"/>
      <w:bookmarkStart w:id="449" w:name="_Toc385599543"/>
      <w:bookmarkStart w:id="450" w:name="_Toc448607176"/>
      <w:bookmarkStart w:id="451" w:name="_Toc448828537"/>
      <w:bookmarkStart w:id="452" w:name="_Toc450785081"/>
      <w:bookmarkEnd w:id="438"/>
      <w:bookmarkEnd w:id="439"/>
      <w:r w:rsidRPr="0058115E">
        <w:rPr>
          <w:rFonts w:ascii="Times New Roman" w:hAnsi="Times New Roman" w:hint="eastAsia"/>
          <w:szCs w:val="24"/>
        </w:rPr>
        <w:t>关键技术</w:t>
      </w:r>
      <w:bookmarkEnd w:id="440"/>
      <w:bookmarkEnd w:id="441"/>
      <w:bookmarkEnd w:id="442"/>
      <w:bookmarkEnd w:id="443"/>
      <w:bookmarkEnd w:id="444"/>
      <w:bookmarkEnd w:id="445"/>
      <w:bookmarkEnd w:id="446"/>
      <w:bookmarkEnd w:id="447"/>
      <w:bookmarkEnd w:id="448"/>
      <w:bookmarkEnd w:id="449"/>
      <w:bookmarkEnd w:id="450"/>
      <w:bookmarkEnd w:id="451"/>
      <w:bookmarkEnd w:id="452"/>
    </w:p>
    <w:p w:rsidR="00F428C6" w:rsidRPr="0058115E" w:rsidRDefault="00F428C6">
      <w:pPr>
        <w:ind w:firstLine="480"/>
        <w:rPr>
          <w:rFonts w:ascii="Times New Roman" w:hAnsi="Times New Roman"/>
        </w:rPr>
      </w:pPr>
      <w:r w:rsidRPr="0058115E">
        <w:rPr>
          <w:rFonts w:ascii="Times New Roman" w:hAnsi="Times New Roman"/>
        </w:rPr>
        <w:t>(1)</w:t>
      </w:r>
      <w:r w:rsidRPr="0058115E">
        <w:rPr>
          <w:rFonts w:ascii="Times New Roman" w:hAnsi="Times New Roman"/>
          <w:szCs w:val="24"/>
        </w:rPr>
        <w:t>JavaScript</w:t>
      </w:r>
    </w:p>
    <w:p w:rsidR="00F428C6" w:rsidRPr="0058115E" w:rsidRDefault="00F428C6">
      <w:pPr>
        <w:ind w:firstLine="480"/>
        <w:rPr>
          <w:rFonts w:ascii="Times New Roman" w:hAnsi="Times New Roman"/>
        </w:rPr>
      </w:pPr>
      <w:r w:rsidRPr="0058115E">
        <w:rPr>
          <w:rFonts w:ascii="Times New Roman" w:hAnsi="Times New Roman"/>
        </w:rPr>
        <w:t>JavaScript</w:t>
      </w:r>
      <w:r w:rsidRPr="0058115E">
        <w:rPr>
          <w:rFonts w:ascii="Times New Roman" w:hAnsi="Times New Roman"/>
        </w:rPr>
        <w:t>（简称</w:t>
      </w:r>
      <w:r w:rsidRPr="0058115E">
        <w:rPr>
          <w:rFonts w:ascii="Times New Roman" w:hAnsi="Times New Roman"/>
        </w:rPr>
        <w:t>js</w:t>
      </w:r>
      <w:r w:rsidRPr="0058115E">
        <w:rPr>
          <w:rFonts w:ascii="Times New Roman" w:hAnsi="Times New Roman"/>
        </w:rPr>
        <w:t>），是一种基于对象和事件驱动并具有相对安全性的客户端脚本语言。同时也是一种广泛用于客户端</w:t>
      </w:r>
      <w:r w:rsidRPr="0058115E">
        <w:rPr>
          <w:rFonts w:ascii="Times New Roman" w:hAnsi="Times New Roman"/>
        </w:rPr>
        <w:t>Web</w:t>
      </w:r>
      <w:r w:rsidRPr="0058115E">
        <w:rPr>
          <w:rFonts w:ascii="Times New Roman" w:hAnsi="Times New Roman"/>
        </w:rPr>
        <w:t>开发的脚本语言，常用来给</w:t>
      </w:r>
      <w:r w:rsidRPr="0058115E">
        <w:rPr>
          <w:rFonts w:ascii="Times New Roman" w:hAnsi="Times New Roman"/>
        </w:rPr>
        <w:t>HTML</w:t>
      </w:r>
      <w:r w:rsidRPr="0058115E">
        <w:rPr>
          <w:rFonts w:ascii="Times New Roman" w:hAnsi="Times New Roman"/>
        </w:rPr>
        <w:t>网页添加动态功能，比如响应用户的各种操作。它最初由网景公司（</w:t>
      </w:r>
      <w:r w:rsidRPr="0058115E">
        <w:rPr>
          <w:rFonts w:ascii="Times New Roman" w:hAnsi="Times New Roman"/>
        </w:rPr>
        <w:t>Netscape</w:t>
      </w:r>
      <w:r w:rsidRPr="0058115E">
        <w:rPr>
          <w:rFonts w:ascii="Times New Roman" w:hAnsi="Times New Roman"/>
        </w:rPr>
        <w:t>）的</w:t>
      </w:r>
      <w:r w:rsidRPr="0058115E">
        <w:rPr>
          <w:rFonts w:ascii="Times New Roman" w:hAnsi="Times New Roman"/>
        </w:rPr>
        <w:t>Brendan Eich</w:t>
      </w:r>
      <w:r w:rsidRPr="0058115E">
        <w:rPr>
          <w:rFonts w:ascii="Times New Roman" w:hAnsi="Times New Roman"/>
        </w:rPr>
        <w:t>设计，是一种动态、弱类型、基于原型的语言，内置支持类。</w:t>
      </w:r>
    </w:p>
    <w:p w:rsidR="00F428C6" w:rsidRPr="0058115E" w:rsidRDefault="00F428C6">
      <w:pPr>
        <w:ind w:firstLine="480"/>
        <w:rPr>
          <w:rFonts w:ascii="Times New Roman" w:hAnsi="Times New Roman"/>
        </w:rPr>
      </w:pPr>
      <w:r w:rsidRPr="0058115E">
        <w:rPr>
          <w:rFonts w:ascii="Times New Roman" w:hAnsi="Times New Roman"/>
        </w:rPr>
        <w:t>(2)</w:t>
      </w:r>
      <w:r w:rsidRPr="0058115E">
        <w:rPr>
          <w:rFonts w:ascii="Times New Roman" w:hAnsi="Times New Roman"/>
          <w:szCs w:val="24"/>
        </w:rPr>
        <w:t>MySQL</w:t>
      </w:r>
    </w:p>
    <w:p w:rsidR="00F428C6" w:rsidRPr="0058115E" w:rsidRDefault="00F428C6">
      <w:pPr>
        <w:ind w:firstLine="480"/>
        <w:rPr>
          <w:rFonts w:ascii="Times New Roman" w:hAnsi="Times New Roman"/>
          <w:color w:val="000000"/>
        </w:rPr>
      </w:pPr>
      <w:r w:rsidRPr="0058115E">
        <w:rPr>
          <w:rFonts w:ascii="Times New Roman" w:hAnsi="Times New Roman"/>
          <w:color w:val="000000"/>
        </w:rPr>
        <w:t>MySQL</w:t>
      </w:r>
      <w:r w:rsidRPr="0058115E">
        <w:rPr>
          <w:rFonts w:ascii="Times New Roman" w:hAnsi="Times New Roman"/>
          <w:color w:val="000000"/>
        </w:rPr>
        <w:t>是一种关系型数据库管理系统，为多种</w:t>
      </w:r>
      <w:r w:rsidRPr="0058115E">
        <w:rPr>
          <w:rFonts w:ascii="Times New Roman" w:hAnsi="Times New Roman"/>
        </w:rPr>
        <w:t>编程语言</w:t>
      </w:r>
      <w:r w:rsidRPr="0058115E">
        <w:rPr>
          <w:rFonts w:ascii="Times New Roman" w:hAnsi="Times New Roman"/>
          <w:color w:val="000000"/>
        </w:rPr>
        <w:t>提供了</w:t>
      </w:r>
      <w:r w:rsidRPr="0058115E">
        <w:rPr>
          <w:rFonts w:ascii="Times New Roman" w:hAnsi="Times New Roman"/>
        </w:rPr>
        <w:t>API</w:t>
      </w:r>
      <w:r w:rsidRPr="0058115E">
        <w:rPr>
          <w:rFonts w:ascii="Times New Roman" w:hAnsi="Times New Roman"/>
          <w:color w:val="000000"/>
        </w:rPr>
        <w:t>。这些编程语言包括</w:t>
      </w:r>
      <w:hyperlink r:id="rId43" w:tgtFrame="_blank" w:history="1">
        <w:r w:rsidRPr="0058115E">
          <w:rPr>
            <w:rStyle w:val="ae"/>
            <w:rFonts w:ascii="Times New Roman" w:hAnsi="Times New Roman"/>
            <w:color w:val="000000"/>
            <w:u w:val="none"/>
          </w:rPr>
          <w:t>C</w:t>
        </w:r>
      </w:hyperlink>
      <w:r w:rsidRPr="0058115E">
        <w:rPr>
          <w:rFonts w:ascii="Times New Roman" w:hAnsi="Times New Roman"/>
          <w:color w:val="000000"/>
        </w:rPr>
        <w:t>、</w:t>
      </w:r>
      <w:r w:rsidRPr="0058115E">
        <w:rPr>
          <w:rFonts w:ascii="Times New Roman" w:hAnsi="Times New Roman"/>
          <w:color w:val="000000"/>
        </w:rPr>
        <w:t>C++</w:t>
      </w:r>
      <w:r w:rsidRPr="0058115E">
        <w:rPr>
          <w:rFonts w:ascii="Times New Roman" w:hAnsi="Times New Roman"/>
          <w:color w:val="000000"/>
        </w:rPr>
        <w:t>、</w:t>
      </w:r>
      <w:hyperlink r:id="rId44" w:tgtFrame="_blank" w:history="1">
        <w:r w:rsidRPr="0058115E">
          <w:rPr>
            <w:rStyle w:val="ae"/>
            <w:rFonts w:ascii="Times New Roman" w:hAnsi="Times New Roman"/>
            <w:color w:val="000000"/>
            <w:u w:val="none"/>
          </w:rPr>
          <w:t>Python</w:t>
        </w:r>
      </w:hyperlink>
      <w:r w:rsidRPr="0058115E">
        <w:rPr>
          <w:rFonts w:ascii="Times New Roman" w:hAnsi="Times New Roman"/>
          <w:color w:val="000000"/>
        </w:rPr>
        <w:t>、</w:t>
      </w:r>
      <w:hyperlink r:id="rId45" w:tgtFrame="_blank" w:history="1">
        <w:r w:rsidRPr="0058115E">
          <w:rPr>
            <w:rStyle w:val="ae"/>
            <w:rFonts w:ascii="Times New Roman" w:hAnsi="Times New Roman"/>
            <w:color w:val="000000"/>
            <w:u w:val="none"/>
          </w:rPr>
          <w:t>Java</w:t>
        </w:r>
      </w:hyperlink>
      <w:r w:rsidRPr="0058115E">
        <w:rPr>
          <w:rFonts w:ascii="Times New Roman" w:hAnsi="Times New Roman"/>
          <w:color w:val="000000"/>
        </w:rPr>
        <w:t>、</w:t>
      </w:r>
      <w:hyperlink r:id="rId46" w:tgtFrame="_blank" w:history="1">
        <w:r w:rsidRPr="0058115E">
          <w:rPr>
            <w:rStyle w:val="ae"/>
            <w:rFonts w:ascii="Times New Roman" w:hAnsi="Times New Roman"/>
            <w:color w:val="000000"/>
            <w:u w:val="none"/>
          </w:rPr>
          <w:t>Perl</w:t>
        </w:r>
      </w:hyperlink>
      <w:r w:rsidRPr="0058115E">
        <w:rPr>
          <w:rFonts w:ascii="Times New Roman" w:hAnsi="Times New Roman"/>
          <w:color w:val="000000"/>
        </w:rPr>
        <w:t>、</w:t>
      </w:r>
      <w:hyperlink r:id="rId47" w:tgtFrame="_blank" w:history="1">
        <w:r w:rsidRPr="0058115E">
          <w:rPr>
            <w:rStyle w:val="ae"/>
            <w:rFonts w:ascii="Times New Roman" w:hAnsi="Times New Roman"/>
            <w:color w:val="000000"/>
            <w:u w:val="none"/>
          </w:rPr>
          <w:t>Php</w:t>
        </w:r>
      </w:hyperlink>
      <w:r w:rsidRPr="0058115E">
        <w:rPr>
          <w:rFonts w:ascii="Times New Roman" w:hAnsi="Times New Roman"/>
          <w:color w:val="000000"/>
        </w:rPr>
        <w:t>、</w:t>
      </w:r>
      <w:r w:rsidRPr="0058115E">
        <w:rPr>
          <w:rFonts w:ascii="Times New Roman" w:hAnsi="Times New Roman"/>
          <w:color w:val="000000"/>
        </w:rPr>
        <w:t>Eiffel</w:t>
      </w:r>
      <w:r w:rsidRPr="0058115E">
        <w:rPr>
          <w:rFonts w:ascii="Times New Roman" w:hAnsi="Times New Roman"/>
          <w:color w:val="000000"/>
        </w:rPr>
        <w:t>、</w:t>
      </w:r>
      <w:r w:rsidRPr="0058115E">
        <w:rPr>
          <w:rFonts w:ascii="Times New Roman" w:hAnsi="Times New Roman"/>
          <w:color w:val="000000"/>
        </w:rPr>
        <w:t>Ruby,.NET</w:t>
      </w:r>
      <w:r w:rsidRPr="0058115E">
        <w:rPr>
          <w:rFonts w:ascii="Times New Roman" w:hAnsi="Times New Roman"/>
          <w:color w:val="000000"/>
        </w:rPr>
        <w:t>和</w:t>
      </w:r>
      <w:r w:rsidRPr="0058115E">
        <w:rPr>
          <w:rFonts w:ascii="Times New Roman" w:hAnsi="Times New Roman"/>
          <w:color w:val="000000"/>
        </w:rPr>
        <w:t>Tcl</w:t>
      </w:r>
      <w:r w:rsidRPr="0058115E">
        <w:rPr>
          <w:rFonts w:ascii="Times New Roman" w:hAnsi="Times New Roman"/>
          <w:color w:val="000000"/>
        </w:rPr>
        <w:t>等。同时支持多线程，充分利用</w:t>
      </w:r>
      <w:r w:rsidRPr="0058115E">
        <w:rPr>
          <w:rFonts w:ascii="Times New Roman" w:hAnsi="Times New Roman"/>
          <w:color w:val="000000"/>
        </w:rPr>
        <w:t xml:space="preserve"> CPU </w:t>
      </w:r>
      <w:r w:rsidRPr="0058115E">
        <w:rPr>
          <w:rFonts w:ascii="Times New Roman" w:hAnsi="Times New Roman"/>
          <w:color w:val="000000"/>
        </w:rPr>
        <w:t>资源。自身优化的</w:t>
      </w:r>
      <w:hyperlink r:id="rId48" w:tgtFrame="_blank" w:history="1">
        <w:r w:rsidRPr="0058115E">
          <w:rPr>
            <w:rStyle w:val="ae"/>
            <w:rFonts w:ascii="Times New Roman" w:hAnsi="Times New Roman"/>
            <w:color w:val="000000"/>
            <w:u w:val="none"/>
          </w:rPr>
          <w:t>SQL</w:t>
        </w:r>
      </w:hyperlink>
      <w:r w:rsidRPr="0058115E">
        <w:rPr>
          <w:rFonts w:ascii="Times New Roman" w:hAnsi="Times New Roman"/>
          <w:color w:val="000000"/>
        </w:rPr>
        <w:t>查询算法，有效地提高查询速度。重要的是</w:t>
      </w:r>
      <w:r w:rsidRPr="0058115E">
        <w:rPr>
          <w:rFonts w:ascii="Times New Roman" w:hAnsi="Times New Roman"/>
          <w:color w:val="000000"/>
        </w:rPr>
        <w:t>MySQL</w:t>
      </w:r>
      <w:r w:rsidRPr="0058115E">
        <w:rPr>
          <w:rFonts w:ascii="Times New Roman" w:hAnsi="Times New Roman"/>
          <w:color w:val="000000"/>
        </w:rPr>
        <w:t>是开源的，大多人都用，是互相学习更为方便。</w:t>
      </w:r>
    </w:p>
    <w:p w:rsidR="00F428C6" w:rsidRPr="0058115E" w:rsidRDefault="00F428C6">
      <w:pPr>
        <w:pStyle w:val="afff4"/>
        <w:tabs>
          <w:tab w:val="left" w:pos="1026"/>
        </w:tabs>
        <w:ind w:left="480" w:firstLineChars="0" w:firstLine="0"/>
      </w:pPr>
      <w:r w:rsidRPr="0058115E">
        <w:t>(3) SpringMVC</w:t>
      </w:r>
    </w:p>
    <w:p w:rsidR="00F428C6" w:rsidRPr="0058115E" w:rsidRDefault="00F428C6">
      <w:pPr>
        <w:ind w:firstLine="480"/>
        <w:rPr>
          <w:rFonts w:ascii="Times New Roman" w:hAnsi="Times New Roman"/>
        </w:rPr>
      </w:pPr>
      <w:r w:rsidRPr="0058115E">
        <w:rPr>
          <w:rFonts w:ascii="Times New Roman" w:hAnsi="Times New Roman"/>
        </w:rPr>
        <w:t>普通</w:t>
      </w:r>
      <w:r w:rsidRPr="0058115E">
        <w:rPr>
          <w:rFonts w:ascii="Times New Roman" w:hAnsi="Times New Roman"/>
        </w:rPr>
        <w:t>MVC</w:t>
      </w:r>
      <w:r w:rsidRPr="0058115E">
        <w:rPr>
          <w:rFonts w:ascii="Times New Roman" w:hAnsi="Times New Roman"/>
        </w:rPr>
        <w:t>模式不够强大，自身对其他组件的融合性也没有</w:t>
      </w:r>
      <w:r w:rsidRPr="0058115E">
        <w:rPr>
          <w:rFonts w:ascii="Times New Roman" w:hAnsi="Times New Roman"/>
        </w:rPr>
        <w:t>Spring</w:t>
      </w:r>
      <w:r w:rsidRPr="0058115E">
        <w:rPr>
          <w:rFonts w:ascii="Times New Roman" w:hAnsi="Times New Roman"/>
        </w:rPr>
        <w:t>强大。此处用上</w:t>
      </w:r>
      <w:r w:rsidRPr="0058115E">
        <w:rPr>
          <w:rFonts w:ascii="Times New Roman" w:hAnsi="Times New Roman"/>
        </w:rPr>
        <w:t>Spring</w:t>
      </w:r>
      <w:r w:rsidRPr="0058115E">
        <w:rPr>
          <w:rFonts w:ascii="Times New Roman" w:hAnsi="Times New Roman"/>
        </w:rPr>
        <w:t>来搭建</w:t>
      </w:r>
      <w:r w:rsidRPr="0058115E">
        <w:rPr>
          <w:rFonts w:ascii="Times New Roman" w:hAnsi="Times New Roman" w:hint="eastAsia"/>
        </w:rPr>
        <w:t>MVC</w:t>
      </w:r>
      <w:r w:rsidRPr="0058115E">
        <w:rPr>
          <w:rFonts w:ascii="Times New Roman" w:hAnsi="Times New Roman" w:hint="eastAsia"/>
        </w:rPr>
        <w:t>，依靠</w:t>
      </w:r>
      <w:r w:rsidRPr="0058115E">
        <w:rPr>
          <w:rFonts w:ascii="Times New Roman" w:hAnsi="Times New Roman"/>
        </w:rPr>
        <w:t>Spring</w:t>
      </w:r>
      <w:r w:rsidRPr="0058115E">
        <w:rPr>
          <w:rFonts w:ascii="Times New Roman" w:hAnsi="Times New Roman"/>
        </w:rPr>
        <w:t>的强大，功能完全可以媲美</w:t>
      </w:r>
      <w:r w:rsidRPr="0058115E">
        <w:rPr>
          <w:rFonts w:ascii="Times New Roman" w:hAnsi="Times New Roman"/>
        </w:rPr>
        <w:t>Struts</w:t>
      </w:r>
      <w:r w:rsidRPr="0058115E">
        <w:rPr>
          <w:rFonts w:ascii="Times New Roman" w:hAnsi="Times New Roman"/>
        </w:rPr>
        <w:t>，自身的注解更是扔编写更为简单。</w:t>
      </w:r>
    </w:p>
    <w:p w:rsidR="00F428C6" w:rsidRPr="0058115E" w:rsidRDefault="00F428C6">
      <w:pPr>
        <w:ind w:firstLine="480"/>
        <w:rPr>
          <w:rFonts w:ascii="Times New Roman" w:hAnsi="Times New Roman"/>
        </w:rPr>
      </w:pPr>
      <w:r w:rsidRPr="0058115E">
        <w:rPr>
          <w:rFonts w:ascii="Times New Roman" w:hAnsi="Times New Roman"/>
        </w:rPr>
        <w:t xml:space="preserve">(4) </w:t>
      </w:r>
      <w:r w:rsidRPr="0058115E">
        <w:rPr>
          <w:rFonts w:ascii="Times New Roman" w:hAnsi="Times New Roman"/>
          <w:szCs w:val="24"/>
        </w:rPr>
        <w:t>Hibernate</w:t>
      </w:r>
    </w:p>
    <w:p w:rsidR="00F428C6" w:rsidRPr="0058115E" w:rsidRDefault="00F428C6">
      <w:pPr>
        <w:ind w:firstLine="480"/>
        <w:rPr>
          <w:rFonts w:ascii="Times New Roman" w:hAnsi="Times New Roman"/>
        </w:rPr>
      </w:pPr>
      <w:r w:rsidRPr="0058115E">
        <w:rPr>
          <w:rFonts w:ascii="Times New Roman" w:hAnsi="Times New Roman"/>
        </w:rPr>
        <w:t>Hibernate</w:t>
      </w:r>
      <w:r w:rsidRPr="0058115E">
        <w:rPr>
          <w:rFonts w:ascii="Times New Roman" w:hAnsi="Times New Roman"/>
        </w:rPr>
        <w:t>是一个开放源代码的对象关系映射框架，它对</w:t>
      </w:r>
      <w:r w:rsidRPr="0058115E">
        <w:rPr>
          <w:rFonts w:ascii="Times New Roman" w:hAnsi="Times New Roman"/>
        </w:rPr>
        <w:t>JDBC</w:t>
      </w:r>
      <w:r w:rsidRPr="0058115E">
        <w:rPr>
          <w:rFonts w:ascii="Times New Roman" w:hAnsi="Times New Roman"/>
        </w:rPr>
        <w:t>进行了非常轻量级的对象封装，使得</w:t>
      </w:r>
      <w:r w:rsidRPr="0058115E">
        <w:rPr>
          <w:rFonts w:ascii="Times New Roman" w:hAnsi="Times New Roman"/>
        </w:rPr>
        <w:t>Java</w:t>
      </w:r>
      <w:r w:rsidRPr="0058115E">
        <w:rPr>
          <w:rFonts w:ascii="Times New Roman" w:hAnsi="Times New Roman"/>
        </w:rPr>
        <w:t>程序员可以随心所欲的使用对象编程思维来操纵数据库。</w:t>
      </w:r>
      <w:r w:rsidRPr="0058115E">
        <w:rPr>
          <w:rFonts w:ascii="Times New Roman" w:hAnsi="Times New Roman"/>
        </w:rPr>
        <w:t xml:space="preserve"> Hibernate</w:t>
      </w:r>
      <w:r w:rsidRPr="0058115E">
        <w:rPr>
          <w:rFonts w:ascii="Times New Roman" w:hAnsi="Times New Roman"/>
        </w:rPr>
        <w:t>可以应用在任何使用</w:t>
      </w:r>
      <w:r w:rsidRPr="0058115E">
        <w:rPr>
          <w:rFonts w:ascii="Times New Roman" w:hAnsi="Times New Roman"/>
        </w:rPr>
        <w:t>JDBC</w:t>
      </w:r>
      <w:r w:rsidRPr="0058115E">
        <w:rPr>
          <w:rFonts w:ascii="Times New Roman" w:hAnsi="Times New Roman"/>
        </w:rPr>
        <w:t>的场合，既可以在</w:t>
      </w:r>
      <w:r w:rsidRPr="0058115E">
        <w:rPr>
          <w:rFonts w:ascii="Times New Roman" w:hAnsi="Times New Roman"/>
        </w:rPr>
        <w:t>Java</w:t>
      </w:r>
      <w:r w:rsidRPr="0058115E">
        <w:rPr>
          <w:rFonts w:ascii="Times New Roman" w:hAnsi="Times New Roman"/>
        </w:rPr>
        <w:t>的客户端程序使用，也可以在</w:t>
      </w:r>
      <w:r w:rsidRPr="0058115E">
        <w:rPr>
          <w:rFonts w:ascii="Times New Roman" w:hAnsi="Times New Roman"/>
        </w:rPr>
        <w:t>Servlet/JSP</w:t>
      </w:r>
      <w:r w:rsidRPr="0058115E">
        <w:rPr>
          <w:rFonts w:ascii="Times New Roman" w:hAnsi="Times New Roman"/>
        </w:rPr>
        <w:t>的</w:t>
      </w:r>
      <w:r w:rsidRPr="0058115E">
        <w:rPr>
          <w:rFonts w:ascii="Times New Roman" w:hAnsi="Times New Roman"/>
        </w:rPr>
        <w:t>Web</w:t>
      </w:r>
      <w:r w:rsidRPr="0058115E">
        <w:rPr>
          <w:rFonts w:ascii="Times New Roman" w:hAnsi="Times New Roman"/>
        </w:rPr>
        <w:t>应用中使用，最具革命意义的是，</w:t>
      </w:r>
      <w:r w:rsidRPr="0058115E">
        <w:rPr>
          <w:rFonts w:ascii="Times New Roman" w:hAnsi="Times New Roman"/>
        </w:rPr>
        <w:t>Hibernate</w:t>
      </w:r>
      <w:r w:rsidRPr="0058115E">
        <w:rPr>
          <w:rFonts w:ascii="Times New Roman" w:hAnsi="Times New Roman"/>
        </w:rPr>
        <w:t>可以在应用</w:t>
      </w:r>
      <w:r w:rsidRPr="0058115E">
        <w:rPr>
          <w:rFonts w:ascii="Times New Roman" w:hAnsi="Times New Roman"/>
        </w:rPr>
        <w:t>EJB</w:t>
      </w:r>
      <w:r w:rsidRPr="0058115E">
        <w:rPr>
          <w:rFonts w:ascii="Times New Roman" w:hAnsi="Times New Roman"/>
        </w:rPr>
        <w:t>的</w:t>
      </w:r>
      <w:hyperlink r:id="rId49" w:tgtFrame="_blank" w:history="1">
        <w:r w:rsidRPr="0058115E">
          <w:rPr>
            <w:rFonts w:ascii="Times New Roman" w:hAnsi="Times New Roman"/>
          </w:rPr>
          <w:t>J2EE</w:t>
        </w:r>
      </w:hyperlink>
      <w:r w:rsidRPr="0058115E">
        <w:rPr>
          <w:rFonts w:ascii="Times New Roman" w:hAnsi="Times New Roman"/>
        </w:rPr>
        <w:t>架构中取代</w:t>
      </w:r>
      <w:r w:rsidRPr="0058115E">
        <w:rPr>
          <w:rFonts w:ascii="Times New Roman" w:hAnsi="Times New Roman"/>
        </w:rPr>
        <w:t>CMP</w:t>
      </w:r>
      <w:r w:rsidRPr="0058115E">
        <w:rPr>
          <w:rFonts w:ascii="Times New Roman" w:hAnsi="Times New Roman"/>
        </w:rPr>
        <w:t>，完成</w:t>
      </w:r>
      <w:hyperlink r:id="rId50" w:tgtFrame="_blank" w:history="1">
        <w:r w:rsidRPr="0058115E">
          <w:rPr>
            <w:rFonts w:ascii="Times New Roman" w:hAnsi="Times New Roman"/>
          </w:rPr>
          <w:t>数据持久化</w:t>
        </w:r>
      </w:hyperlink>
      <w:r w:rsidRPr="0058115E">
        <w:rPr>
          <w:rFonts w:ascii="Times New Roman" w:hAnsi="Times New Roman"/>
        </w:rPr>
        <w:t>的重任。</w:t>
      </w:r>
    </w:p>
    <w:p w:rsidR="00F428C6" w:rsidRPr="0058115E" w:rsidRDefault="00F428C6" w:rsidP="00311668">
      <w:pPr>
        <w:pStyle w:val="3"/>
        <w:ind w:left="0"/>
        <w:rPr>
          <w:rFonts w:ascii="Times New Roman" w:hAnsi="Times New Roman"/>
          <w:szCs w:val="24"/>
        </w:rPr>
      </w:pPr>
      <w:bookmarkStart w:id="453" w:name="_Toc292124329"/>
      <w:bookmarkStart w:id="454" w:name="_Toc292133850"/>
      <w:bookmarkStart w:id="455" w:name="_Toc292876457"/>
      <w:bookmarkStart w:id="456" w:name="_Toc289861308"/>
      <w:bookmarkStart w:id="457" w:name="_Toc292123525"/>
      <w:bookmarkStart w:id="458" w:name="_Toc292123764"/>
      <w:bookmarkStart w:id="459" w:name="_Toc383862624"/>
      <w:bookmarkStart w:id="460" w:name="_Toc383864691"/>
      <w:bookmarkStart w:id="461" w:name="_Toc383865216"/>
      <w:bookmarkStart w:id="462" w:name="_Toc385599544"/>
      <w:bookmarkStart w:id="463" w:name="_Toc448607177"/>
      <w:bookmarkStart w:id="464" w:name="_Toc448828538"/>
      <w:bookmarkStart w:id="465" w:name="_Toc450785082"/>
      <w:bookmarkStart w:id="466" w:name="_Toc135846102"/>
      <w:bookmarkStart w:id="467" w:name="_Toc135771448"/>
      <w:bookmarkStart w:id="468" w:name="_Toc135771530"/>
      <w:bookmarkStart w:id="469" w:name="_Toc135771614"/>
      <w:bookmarkStart w:id="470" w:name="_Toc135839520"/>
      <w:bookmarkStart w:id="471" w:name="_Toc135845474"/>
      <w:bookmarkStart w:id="472" w:name="_Toc135845786"/>
      <w:r w:rsidRPr="0058115E">
        <w:rPr>
          <w:rFonts w:ascii="Times New Roman" w:hAnsi="Times New Roman" w:hint="eastAsia"/>
          <w:szCs w:val="24"/>
        </w:rPr>
        <w:t>开发工具</w:t>
      </w:r>
      <w:bookmarkEnd w:id="453"/>
      <w:bookmarkEnd w:id="454"/>
      <w:bookmarkEnd w:id="455"/>
      <w:bookmarkEnd w:id="456"/>
      <w:bookmarkEnd w:id="457"/>
      <w:bookmarkEnd w:id="458"/>
      <w:bookmarkEnd w:id="459"/>
      <w:bookmarkEnd w:id="460"/>
      <w:bookmarkEnd w:id="461"/>
      <w:bookmarkEnd w:id="462"/>
      <w:bookmarkEnd w:id="463"/>
      <w:bookmarkEnd w:id="464"/>
      <w:bookmarkEnd w:id="465"/>
    </w:p>
    <w:bookmarkEnd w:id="466"/>
    <w:bookmarkEnd w:id="467"/>
    <w:bookmarkEnd w:id="468"/>
    <w:bookmarkEnd w:id="469"/>
    <w:bookmarkEnd w:id="470"/>
    <w:bookmarkEnd w:id="471"/>
    <w:bookmarkEnd w:id="472"/>
    <w:p w:rsidR="00F428C6" w:rsidRPr="0058115E" w:rsidRDefault="00F428C6">
      <w:pPr>
        <w:ind w:firstLine="480"/>
        <w:rPr>
          <w:rFonts w:ascii="Times New Roman" w:hAnsi="Times New Roman"/>
        </w:rPr>
      </w:pPr>
      <w:r w:rsidRPr="0058115E">
        <w:rPr>
          <w:rFonts w:ascii="Times New Roman" w:hAnsi="Times New Roman"/>
        </w:rPr>
        <w:t>本系统开发软件为</w:t>
      </w:r>
      <w:r w:rsidRPr="0058115E">
        <w:rPr>
          <w:rFonts w:ascii="Times New Roman" w:hAnsi="Times New Roman"/>
        </w:rPr>
        <w:t>MyEclipse</w:t>
      </w:r>
      <w:r w:rsidRPr="0058115E">
        <w:rPr>
          <w:rFonts w:ascii="Times New Roman" w:hAnsi="Times New Roman"/>
        </w:rPr>
        <w:t>、</w:t>
      </w:r>
      <w:r w:rsidRPr="0058115E">
        <w:rPr>
          <w:rFonts w:ascii="Times New Roman" w:hAnsi="Times New Roman"/>
        </w:rPr>
        <w:t>Tomcat</w:t>
      </w:r>
      <w:r w:rsidRPr="0058115E">
        <w:rPr>
          <w:rFonts w:ascii="Times New Roman" w:hAnsi="Times New Roman"/>
        </w:rPr>
        <w:t>、</w:t>
      </w:r>
      <w:r w:rsidRPr="0058115E">
        <w:rPr>
          <w:rFonts w:ascii="Times New Roman" w:hAnsi="Times New Roman"/>
        </w:rPr>
        <w:t>MySQL</w:t>
      </w:r>
      <w:r w:rsidRPr="0058115E">
        <w:rPr>
          <w:rFonts w:ascii="Times New Roman" w:hAnsi="Times New Roman"/>
        </w:rPr>
        <w:t>，系统框架采用国内流行的</w:t>
      </w:r>
      <w:r w:rsidRPr="0058115E">
        <w:rPr>
          <w:rFonts w:ascii="Times New Roman" w:hAnsi="Times New Roman"/>
        </w:rPr>
        <w:t>Spring+Hibernate</w:t>
      </w:r>
      <w:r w:rsidRPr="0058115E">
        <w:rPr>
          <w:rFonts w:ascii="Times New Roman" w:hAnsi="Times New Roman"/>
        </w:rPr>
        <w:t>，实现系统后台支撑。</w:t>
      </w:r>
    </w:p>
    <w:p w:rsidR="00F428C6" w:rsidRPr="0058115E" w:rsidRDefault="00F428C6" w:rsidP="00BA0C1C">
      <w:pPr>
        <w:pStyle w:val="2"/>
        <w:tabs>
          <w:tab w:val="left" w:pos="425"/>
        </w:tabs>
        <w:ind w:left="0"/>
        <w:rPr>
          <w:rFonts w:ascii="Times New Roman" w:eastAsia="宋体" w:hAnsi="Times New Roman"/>
          <w:sz w:val="24"/>
          <w:szCs w:val="24"/>
        </w:rPr>
      </w:pPr>
      <w:bookmarkStart w:id="473" w:name="_Toc170537888"/>
      <w:bookmarkStart w:id="474" w:name="_Toc170380727"/>
      <w:bookmarkStart w:id="475" w:name="_Toc169368234"/>
      <w:bookmarkStart w:id="476" w:name="_Toc169253538"/>
      <w:bookmarkStart w:id="477" w:name="_Toc169251731"/>
      <w:bookmarkStart w:id="478" w:name="_Toc168545600"/>
      <w:bookmarkStart w:id="479" w:name="_Toc170578591"/>
      <w:bookmarkStart w:id="480" w:name="_Toc170580824"/>
      <w:bookmarkStart w:id="481" w:name="_Toc170669074"/>
      <w:bookmarkStart w:id="482" w:name="_Toc170743336"/>
      <w:bookmarkStart w:id="483" w:name="_Toc170743774"/>
      <w:bookmarkStart w:id="484" w:name="_Toc289861336"/>
      <w:bookmarkStart w:id="485" w:name="_Toc292123526"/>
      <w:bookmarkStart w:id="486" w:name="_Toc292123765"/>
      <w:bookmarkStart w:id="487" w:name="_Toc292124330"/>
      <w:bookmarkStart w:id="488" w:name="_Toc292133851"/>
      <w:bookmarkStart w:id="489" w:name="_Toc292876458"/>
      <w:bookmarkStart w:id="490" w:name="_Toc383862625"/>
      <w:bookmarkStart w:id="491" w:name="_Toc383864692"/>
      <w:bookmarkStart w:id="492" w:name="_Toc383865217"/>
      <w:bookmarkStart w:id="493" w:name="_Toc385599545"/>
      <w:bookmarkStart w:id="494" w:name="_Toc448606869"/>
      <w:bookmarkStart w:id="495" w:name="_Toc448607178"/>
      <w:bookmarkStart w:id="496" w:name="_Toc448828539"/>
      <w:bookmarkStart w:id="497" w:name="_Toc450785083"/>
      <w:r w:rsidRPr="0058115E">
        <w:rPr>
          <w:rFonts w:ascii="Times New Roman" w:eastAsia="宋体" w:hAnsi="Times New Roman" w:hint="eastAsia"/>
          <w:sz w:val="24"/>
          <w:szCs w:val="24"/>
        </w:rPr>
        <w:t>系统界面设计</w:t>
      </w:r>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rsidR="00F428C6" w:rsidRPr="0058115E" w:rsidRDefault="00F428C6">
      <w:pPr>
        <w:ind w:firstLine="480"/>
        <w:rPr>
          <w:rFonts w:ascii="Times New Roman" w:hAnsi="Times New Roman"/>
        </w:rPr>
      </w:pPr>
      <w:r w:rsidRPr="0058115E">
        <w:rPr>
          <w:rFonts w:ascii="Times New Roman" w:hAnsi="Times New Roman" w:hint="eastAsia"/>
        </w:rPr>
        <w:t>一个系统，能够吸引用户的最明显之处便是界面的设计及呈现</w:t>
      </w:r>
      <w:r w:rsidRPr="0058115E">
        <w:rPr>
          <w:rFonts w:ascii="Times New Roman" w:hAnsi="Times New Roman"/>
        </w:rPr>
        <w:t>。</w:t>
      </w:r>
      <w:r w:rsidRPr="0058115E">
        <w:rPr>
          <w:rFonts w:ascii="Times New Roman" w:hAnsi="Times New Roman" w:hint="eastAsia"/>
        </w:rPr>
        <w:t>本系统为了界面的优美，体验顺畅，采用了世界前台主流框架之一的</w:t>
      </w:r>
      <w:r w:rsidRPr="0058115E">
        <w:rPr>
          <w:rFonts w:ascii="Times New Roman" w:hAnsi="Times New Roman" w:hint="eastAsia"/>
        </w:rPr>
        <w:t>Bootstrap</w:t>
      </w:r>
      <w:r w:rsidRPr="0058115E">
        <w:rPr>
          <w:rFonts w:ascii="Times New Roman" w:hAnsi="Times New Roman" w:hint="eastAsia"/>
        </w:rPr>
        <w:t>，加上经过修饰的美图，再运用</w:t>
      </w:r>
      <w:r w:rsidRPr="0058115E">
        <w:rPr>
          <w:rFonts w:ascii="Times New Roman" w:hAnsi="Times New Roman" w:hint="eastAsia"/>
        </w:rPr>
        <w:t>CSS</w:t>
      </w:r>
      <w:r w:rsidRPr="0058115E">
        <w:rPr>
          <w:rFonts w:ascii="Times New Roman" w:hAnsi="Times New Roman" w:hint="eastAsia"/>
        </w:rPr>
        <w:t>的搭配共同打造出的页面友好，色彩柔和，让用户能够有着完美的体验。</w:t>
      </w:r>
    </w:p>
    <w:p w:rsidR="00F428C6" w:rsidRPr="0058115E" w:rsidRDefault="00F428C6" w:rsidP="00311668">
      <w:pPr>
        <w:pStyle w:val="3"/>
        <w:ind w:left="0"/>
        <w:rPr>
          <w:rFonts w:ascii="Times New Roman" w:hAnsi="Times New Roman"/>
          <w:szCs w:val="24"/>
        </w:rPr>
      </w:pPr>
      <w:bookmarkStart w:id="498" w:name="_Toc289861338"/>
      <w:bookmarkStart w:id="499" w:name="_Toc292123528"/>
      <w:bookmarkStart w:id="500" w:name="_Toc292123767"/>
      <w:bookmarkStart w:id="501" w:name="_Toc292124332"/>
      <w:bookmarkStart w:id="502" w:name="_Toc292133853"/>
      <w:bookmarkStart w:id="503" w:name="_Toc292876460"/>
      <w:bookmarkStart w:id="504" w:name="_Toc383862627"/>
      <w:bookmarkStart w:id="505" w:name="_Toc383864694"/>
      <w:bookmarkStart w:id="506" w:name="_Toc383865219"/>
      <w:bookmarkStart w:id="507" w:name="_Toc385599547"/>
      <w:bookmarkStart w:id="508" w:name="_Toc448607179"/>
      <w:bookmarkStart w:id="509" w:name="_Toc448828540"/>
      <w:bookmarkStart w:id="510" w:name="_Toc450785084"/>
      <w:r w:rsidRPr="0058115E">
        <w:rPr>
          <w:rFonts w:ascii="Times New Roman" w:hAnsi="Times New Roman" w:hint="eastAsia"/>
          <w:szCs w:val="24"/>
        </w:rPr>
        <w:t>客户端功能界面设计</w:t>
      </w:r>
      <w:bookmarkEnd w:id="498"/>
      <w:bookmarkEnd w:id="499"/>
      <w:bookmarkEnd w:id="500"/>
      <w:bookmarkEnd w:id="501"/>
      <w:bookmarkEnd w:id="502"/>
      <w:bookmarkEnd w:id="503"/>
      <w:bookmarkEnd w:id="504"/>
      <w:bookmarkEnd w:id="505"/>
      <w:bookmarkEnd w:id="506"/>
      <w:bookmarkEnd w:id="507"/>
      <w:bookmarkEnd w:id="508"/>
      <w:bookmarkEnd w:id="509"/>
      <w:bookmarkEnd w:id="510"/>
    </w:p>
    <w:p w:rsidR="00F428C6" w:rsidRPr="0058115E" w:rsidRDefault="00F428C6">
      <w:pPr>
        <w:ind w:firstLine="480"/>
        <w:rPr>
          <w:rFonts w:ascii="Times New Roman" w:hAnsi="Times New Roman"/>
        </w:rPr>
      </w:pPr>
      <w:r w:rsidRPr="0058115E">
        <w:rPr>
          <w:rFonts w:ascii="Times New Roman" w:hAnsi="Times New Roman" w:hint="eastAsia"/>
        </w:rPr>
        <w:t>本网站在客户方面，主要功能可分为三类，主页、查询页面、登录页面，体验页面如图</w:t>
      </w:r>
      <w:r w:rsidRPr="0058115E">
        <w:rPr>
          <w:rFonts w:ascii="Times New Roman" w:hAnsi="Times New Roman" w:hint="eastAsia"/>
        </w:rPr>
        <w:t>6-1</w:t>
      </w:r>
      <w:r w:rsidRPr="0058115E">
        <w:rPr>
          <w:rFonts w:ascii="Times New Roman" w:hAnsi="Times New Roman" w:hint="eastAsia"/>
        </w:rPr>
        <w:t>所示，首页的提供功有能让客户能够输入发车地点，到达地点，出发时间查询相关的自己想要的班次信息；查询特价票，然后再根据详细信息显示自己想要的班次；或是包车，进入后提交相关信息后等待审核；不了解之处可以通过点击咨询中心或是客服进行相关咨询的操作。</w:t>
      </w:r>
    </w:p>
    <w:p w:rsidR="00F428C6" w:rsidRPr="0058115E" w:rsidRDefault="00F428C6">
      <w:pPr>
        <w:ind w:firstLine="480"/>
        <w:rPr>
          <w:rFonts w:ascii="Times New Roman" w:hAnsi="Times New Roman"/>
        </w:rPr>
      </w:pPr>
    </w:p>
    <w:p w:rsidR="00F428C6" w:rsidRPr="0058115E" w:rsidRDefault="00B70D75" w:rsidP="00A37BF8">
      <w:pPr>
        <w:ind w:firstLineChars="0" w:firstLine="0"/>
        <w:jc w:val="center"/>
        <w:rPr>
          <w:rFonts w:ascii="Times New Roman" w:hAnsi="Times New Roman"/>
        </w:rPr>
      </w:pPr>
      <w:r w:rsidRPr="0058115E">
        <w:rPr>
          <w:rFonts w:ascii="Times New Roman" w:hAnsi="Times New Roman"/>
          <w:noProof/>
        </w:rPr>
        <w:drawing>
          <wp:inline distT="0" distB="0" distL="0" distR="0">
            <wp:extent cx="5829300" cy="1628775"/>
            <wp:effectExtent l="0" t="0" r="0" b="952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29300" cy="1628775"/>
                    </a:xfrm>
                    <a:prstGeom prst="rect">
                      <a:avLst/>
                    </a:prstGeom>
                    <a:noFill/>
                    <a:ln>
                      <a:noFill/>
                    </a:ln>
                  </pic:spPr>
                </pic:pic>
              </a:graphicData>
            </a:graphic>
          </wp:inline>
        </w:drawing>
      </w:r>
    </w:p>
    <w:p w:rsidR="00F428C6" w:rsidRPr="00326F9C" w:rsidRDefault="00F428C6">
      <w:pPr>
        <w:pStyle w:val="af1"/>
        <w:ind w:firstLineChars="0" w:firstLine="0"/>
      </w:pPr>
      <w:r w:rsidRPr="00326F9C">
        <w:rPr>
          <w:rFonts w:hint="eastAsia"/>
        </w:rPr>
        <w:t>图6-1</w:t>
      </w:r>
      <w:r w:rsidR="00326F9C" w:rsidRPr="00326F9C">
        <w:t xml:space="preserve"> </w:t>
      </w:r>
      <w:r w:rsidRPr="00326F9C">
        <w:rPr>
          <w:rFonts w:hint="eastAsia"/>
        </w:rPr>
        <w:t>客户端主界面</w:t>
      </w:r>
    </w:p>
    <w:p w:rsidR="00F428C6" w:rsidRPr="0058115E" w:rsidRDefault="00F428C6">
      <w:pPr>
        <w:pStyle w:val="af1"/>
        <w:ind w:firstLineChars="0" w:firstLine="0"/>
        <w:rPr>
          <w:rFonts w:ascii="Times New Roman" w:eastAsia="宋体" w:hAnsi="Times New Roman"/>
        </w:rPr>
      </w:pPr>
    </w:p>
    <w:p w:rsidR="00F428C6" w:rsidRPr="0058115E" w:rsidRDefault="00F428C6">
      <w:pPr>
        <w:ind w:firstLine="480"/>
        <w:rPr>
          <w:rFonts w:ascii="Times New Roman" w:hAnsi="Times New Roman"/>
        </w:rPr>
      </w:pPr>
      <w:r w:rsidRPr="0058115E">
        <w:rPr>
          <w:rFonts w:ascii="Times New Roman" w:hAnsi="Times New Roman" w:hint="eastAsia"/>
        </w:rPr>
        <w:t>用户登录界面：注册用户填写正确的用户名、密码、验证码，通过后台验证，登录网站。且提交时必须填入验证码，系统后台会进行匹配，若名字，密码以及验证全部匹配才能通过，后台员工进入也是如此。这些功能实现都是模仿网上的登录功能开发，实用性强，逻辑简单。如图</w:t>
      </w:r>
      <w:r w:rsidRPr="0058115E">
        <w:rPr>
          <w:rFonts w:ascii="Times New Roman" w:hAnsi="Times New Roman" w:hint="eastAsia"/>
        </w:rPr>
        <w:t>6-3</w:t>
      </w:r>
      <w:r w:rsidRPr="0058115E">
        <w:rPr>
          <w:rFonts w:ascii="Times New Roman" w:hAnsi="Times New Roman" w:hint="eastAsia"/>
        </w:rPr>
        <w:t>所示。</w:t>
      </w:r>
    </w:p>
    <w:p w:rsidR="00F428C6" w:rsidRPr="0058115E" w:rsidRDefault="00F428C6">
      <w:pPr>
        <w:ind w:firstLine="480"/>
        <w:rPr>
          <w:rFonts w:ascii="Times New Roman" w:hAnsi="Times New Roman"/>
        </w:rPr>
      </w:pPr>
    </w:p>
    <w:p w:rsidR="00F428C6" w:rsidRPr="0058115E" w:rsidRDefault="00B70D75">
      <w:pPr>
        <w:ind w:firstLineChars="0" w:firstLine="0"/>
        <w:jc w:val="center"/>
        <w:rPr>
          <w:rFonts w:ascii="Times New Roman" w:hAnsi="Times New Roman"/>
        </w:rPr>
      </w:pPr>
      <w:r w:rsidRPr="0058115E">
        <w:rPr>
          <w:rFonts w:ascii="Times New Roman" w:hAnsi="Times New Roman"/>
          <w:noProof/>
        </w:rPr>
        <w:lastRenderedPageBreak/>
        <w:drawing>
          <wp:inline distT="0" distB="0" distL="0" distR="0">
            <wp:extent cx="5572125" cy="2362200"/>
            <wp:effectExtent l="0" t="0" r="9525"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2">
                      <a:extLst>
                        <a:ext uri="{28A0092B-C50C-407E-A947-70E740481C1C}">
                          <a14:useLocalDpi xmlns:a14="http://schemas.microsoft.com/office/drawing/2010/main" val="0"/>
                        </a:ext>
                      </a:extLst>
                    </a:blip>
                    <a:srcRect l="4297" t="18741" b="2231"/>
                    <a:stretch>
                      <a:fillRect/>
                    </a:stretch>
                  </pic:blipFill>
                  <pic:spPr bwMode="auto">
                    <a:xfrm>
                      <a:off x="0" y="0"/>
                      <a:ext cx="5572125" cy="2362200"/>
                    </a:xfrm>
                    <a:prstGeom prst="rect">
                      <a:avLst/>
                    </a:prstGeom>
                    <a:noFill/>
                    <a:ln>
                      <a:noFill/>
                    </a:ln>
                  </pic:spPr>
                </pic:pic>
              </a:graphicData>
            </a:graphic>
          </wp:inline>
        </w:drawing>
      </w:r>
    </w:p>
    <w:p w:rsidR="00F428C6" w:rsidRPr="00326F9C" w:rsidRDefault="00F428C6">
      <w:pPr>
        <w:pStyle w:val="af1"/>
        <w:ind w:firstLineChars="0" w:firstLine="0"/>
      </w:pPr>
      <w:r w:rsidRPr="00326F9C">
        <w:rPr>
          <w:rFonts w:hint="eastAsia"/>
        </w:rPr>
        <w:t>图6-3</w:t>
      </w:r>
      <w:r w:rsidR="00326F9C" w:rsidRPr="00326F9C">
        <w:t xml:space="preserve"> </w:t>
      </w:r>
      <w:r w:rsidRPr="00326F9C">
        <w:rPr>
          <w:rFonts w:hint="eastAsia"/>
        </w:rPr>
        <w:t>用户登录页面</w:t>
      </w:r>
    </w:p>
    <w:p w:rsidR="00F428C6" w:rsidRPr="0058115E" w:rsidRDefault="00F428C6">
      <w:pPr>
        <w:pStyle w:val="af1"/>
        <w:ind w:firstLineChars="0" w:firstLine="0"/>
        <w:rPr>
          <w:rFonts w:ascii="Times New Roman" w:eastAsia="宋体" w:hAnsi="Times New Roman"/>
        </w:rPr>
      </w:pPr>
    </w:p>
    <w:p w:rsidR="00F428C6" w:rsidRPr="0058115E" w:rsidRDefault="00F428C6">
      <w:pPr>
        <w:ind w:firstLine="480"/>
        <w:rPr>
          <w:rFonts w:ascii="Times New Roman" w:hAnsi="Times New Roman"/>
        </w:rPr>
      </w:pPr>
      <w:r w:rsidRPr="0058115E">
        <w:rPr>
          <w:rFonts w:ascii="Times New Roman" w:hAnsi="Times New Roman" w:hint="eastAsia"/>
        </w:rPr>
        <w:t>用户注册界面：通过填写注册信息，成为注册用户会员，使用系统的其他功能，本注册要求用户名不能和其它用户冲突，用户名是用户的唯一标识。在前台输入账号时，通过</w:t>
      </w:r>
      <w:r w:rsidRPr="0058115E">
        <w:rPr>
          <w:rFonts w:ascii="Times New Roman" w:hAnsi="Times New Roman" w:hint="eastAsia"/>
        </w:rPr>
        <w:t>Ajax</w:t>
      </w:r>
      <w:r w:rsidRPr="0058115E">
        <w:rPr>
          <w:rFonts w:ascii="Times New Roman" w:hAnsi="Times New Roman" w:hint="eastAsia"/>
        </w:rPr>
        <w:t>技术，立即匹配后台，若是有冲突则立即报错，防止用户名重叠。输入密码是，通过函数判断是否相同，正确才能进行下一步操作。</w:t>
      </w:r>
    </w:p>
    <w:p w:rsidR="00F428C6" w:rsidRPr="0058115E" w:rsidRDefault="00F428C6">
      <w:pPr>
        <w:ind w:firstLine="480"/>
        <w:rPr>
          <w:rFonts w:ascii="Times New Roman" w:hAnsi="Times New Roman"/>
        </w:rPr>
      </w:pPr>
    </w:p>
    <w:p w:rsidR="00F428C6" w:rsidRPr="0058115E" w:rsidRDefault="00B70D75">
      <w:pPr>
        <w:ind w:firstLineChars="0" w:firstLine="0"/>
        <w:jc w:val="center"/>
        <w:rPr>
          <w:rFonts w:ascii="Times New Roman" w:hAnsi="Times New Roman"/>
        </w:rPr>
      </w:pPr>
      <w:r w:rsidRPr="0058115E">
        <w:rPr>
          <w:rFonts w:ascii="Times New Roman" w:hAnsi="Times New Roman"/>
          <w:noProof/>
        </w:rPr>
        <w:drawing>
          <wp:inline distT="0" distB="0" distL="0" distR="0">
            <wp:extent cx="4876800" cy="1714500"/>
            <wp:effectExtent l="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3">
                      <a:extLst>
                        <a:ext uri="{28A0092B-C50C-407E-A947-70E740481C1C}">
                          <a14:useLocalDpi xmlns:a14="http://schemas.microsoft.com/office/drawing/2010/main" val="0"/>
                        </a:ext>
                      </a:extLst>
                    </a:blip>
                    <a:srcRect l="10051" t="25851" r="15236" b="11867"/>
                    <a:stretch>
                      <a:fillRect/>
                    </a:stretch>
                  </pic:blipFill>
                  <pic:spPr bwMode="auto">
                    <a:xfrm>
                      <a:off x="0" y="0"/>
                      <a:ext cx="4876800" cy="1714500"/>
                    </a:xfrm>
                    <a:prstGeom prst="rect">
                      <a:avLst/>
                    </a:prstGeom>
                    <a:noFill/>
                    <a:ln>
                      <a:noFill/>
                    </a:ln>
                  </pic:spPr>
                </pic:pic>
              </a:graphicData>
            </a:graphic>
          </wp:inline>
        </w:drawing>
      </w:r>
    </w:p>
    <w:p w:rsidR="00F428C6" w:rsidRPr="00326F9C" w:rsidRDefault="00F428C6">
      <w:pPr>
        <w:pStyle w:val="af1"/>
        <w:ind w:firstLineChars="0" w:firstLine="0"/>
      </w:pPr>
      <w:r w:rsidRPr="00326F9C">
        <w:rPr>
          <w:rFonts w:hint="eastAsia"/>
        </w:rPr>
        <w:t>图6-4</w:t>
      </w:r>
      <w:r w:rsidR="00326F9C" w:rsidRPr="00326F9C">
        <w:t xml:space="preserve"> </w:t>
      </w:r>
      <w:r w:rsidRPr="00326F9C">
        <w:rPr>
          <w:rFonts w:hint="eastAsia"/>
        </w:rPr>
        <w:t>用户注册界面</w:t>
      </w:r>
    </w:p>
    <w:p w:rsidR="00F428C6" w:rsidRPr="0058115E" w:rsidRDefault="00F428C6">
      <w:pPr>
        <w:pStyle w:val="af1"/>
        <w:ind w:firstLineChars="0" w:firstLine="0"/>
        <w:jc w:val="both"/>
        <w:rPr>
          <w:rFonts w:ascii="Times New Roman" w:eastAsia="宋体" w:hAnsi="Times New Roman"/>
          <w:szCs w:val="21"/>
        </w:rPr>
      </w:pPr>
      <w:r w:rsidRPr="0058115E">
        <w:rPr>
          <w:rFonts w:ascii="Times New Roman" w:eastAsia="宋体" w:hAnsi="Times New Roman" w:hint="eastAsia"/>
          <w:szCs w:val="21"/>
        </w:rPr>
        <w:tab/>
      </w:r>
    </w:p>
    <w:p w:rsidR="00F428C6" w:rsidRPr="0058115E" w:rsidRDefault="00F428C6">
      <w:pPr>
        <w:ind w:firstLine="480"/>
        <w:rPr>
          <w:rFonts w:ascii="Times New Roman" w:hAnsi="Times New Roman"/>
        </w:rPr>
      </w:pPr>
      <w:r w:rsidRPr="0058115E">
        <w:rPr>
          <w:rFonts w:ascii="Times New Roman" w:hAnsi="Times New Roman" w:hint="eastAsia"/>
        </w:rPr>
        <w:t>用户查询页面，用户在页面可先输入出发地点，目的地及出发时间即可浏览相关班次，首次点击后，系统只是根据概要的信息列举出所有班次，可能不够详细。此时客户能在继续点击查询的条件信息，如发出时间精细到几时几分，发车地点精细到客运站等，然后系统列举出的班次将更符合客户需要。详细页面如下：</w:t>
      </w:r>
    </w:p>
    <w:p w:rsidR="00F428C6" w:rsidRPr="0058115E" w:rsidRDefault="00B70D75">
      <w:pPr>
        <w:ind w:firstLineChars="0" w:firstLine="0"/>
        <w:jc w:val="center"/>
        <w:rPr>
          <w:rFonts w:ascii="Times New Roman" w:hAnsi="Times New Roman"/>
        </w:rPr>
      </w:pPr>
      <w:r w:rsidRPr="0058115E">
        <w:rPr>
          <w:rFonts w:ascii="Times New Roman" w:hAnsi="Times New Roman"/>
          <w:noProof/>
        </w:rPr>
        <w:lastRenderedPageBreak/>
        <w:drawing>
          <wp:inline distT="0" distB="0" distL="0" distR="0">
            <wp:extent cx="5829300" cy="2590800"/>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54">
                      <a:extLst>
                        <a:ext uri="{28A0092B-C50C-407E-A947-70E740481C1C}">
                          <a14:useLocalDpi xmlns:a14="http://schemas.microsoft.com/office/drawing/2010/main" val="0"/>
                        </a:ext>
                      </a:extLst>
                    </a:blip>
                    <a:srcRect b="8108"/>
                    <a:stretch/>
                  </pic:blipFill>
                  <pic:spPr bwMode="auto">
                    <a:xfrm>
                      <a:off x="0" y="0"/>
                      <a:ext cx="582930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F428C6" w:rsidRPr="00326F9C" w:rsidRDefault="00F428C6" w:rsidP="00A63511">
      <w:pPr>
        <w:spacing w:line="240" w:lineRule="auto"/>
        <w:ind w:firstLineChars="0" w:firstLine="0"/>
        <w:jc w:val="center"/>
        <w:rPr>
          <w:rFonts w:ascii="黑体" w:eastAsia="黑体" w:hAnsi="黑体"/>
        </w:rPr>
      </w:pPr>
      <w:r w:rsidRPr="00326F9C">
        <w:rPr>
          <w:rFonts w:ascii="黑体" w:eastAsia="黑体" w:hAnsi="黑体" w:hint="eastAsia"/>
        </w:rPr>
        <w:t>图6-5</w:t>
      </w:r>
      <w:r w:rsidR="00326F9C" w:rsidRPr="00326F9C">
        <w:rPr>
          <w:rFonts w:ascii="黑体" w:eastAsia="黑体" w:hAnsi="黑体"/>
        </w:rPr>
        <w:t xml:space="preserve"> </w:t>
      </w:r>
      <w:r w:rsidRPr="00326F9C">
        <w:rPr>
          <w:rFonts w:ascii="黑体" w:eastAsia="黑体" w:hAnsi="黑体" w:hint="eastAsia"/>
        </w:rPr>
        <w:t>用户班次查询界面</w:t>
      </w:r>
    </w:p>
    <w:p w:rsidR="00F428C6" w:rsidRPr="0058115E" w:rsidRDefault="00F428C6" w:rsidP="002231A2">
      <w:pPr>
        <w:spacing w:line="240" w:lineRule="auto"/>
        <w:ind w:firstLineChars="0" w:firstLine="0"/>
        <w:jc w:val="center"/>
        <w:rPr>
          <w:rFonts w:ascii="Times New Roman" w:hAnsi="Times New Roman"/>
        </w:rPr>
      </w:pPr>
    </w:p>
    <w:p w:rsidR="00F428C6" w:rsidRPr="0058115E" w:rsidRDefault="00F428C6">
      <w:pPr>
        <w:pStyle w:val="af1"/>
        <w:ind w:firstLine="480"/>
        <w:jc w:val="both"/>
        <w:rPr>
          <w:rFonts w:ascii="Times New Roman" w:eastAsia="宋体" w:hAnsi="Times New Roman"/>
          <w:kern w:val="2"/>
          <w:sz w:val="24"/>
        </w:rPr>
      </w:pPr>
      <w:r w:rsidRPr="0058115E">
        <w:rPr>
          <w:rFonts w:ascii="Times New Roman" w:eastAsia="宋体" w:hAnsi="Times New Roman" w:hint="eastAsia"/>
          <w:kern w:val="2"/>
          <w:sz w:val="24"/>
        </w:rPr>
        <w:t>用户确定班次后，点击预定即可进入下一个页面，此时需要用户输入相关信息，如个人名字（取票人），个人身份证，手机号码。同意也可添加乘车人，购买票数等。输入后，系统前台能够及时根据信息显示出即将购买的车票信息，如总张数，总价格等，供用户检查，之后若确定便可提交，如图</w:t>
      </w:r>
      <w:r w:rsidRPr="0058115E">
        <w:rPr>
          <w:rFonts w:ascii="Times New Roman" w:eastAsia="宋体" w:hAnsi="Times New Roman" w:hint="eastAsia"/>
          <w:kern w:val="2"/>
          <w:sz w:val="24"/>
        </w:rPr>
        <w:t>6-6</w:t>
      </w:r>
      <w:r w:rsidRPr="0058115E">
        <w:rPr>
          <w:rFonts w:ascii="Times New Roman" w:eastAsia="宋体" w:hAnsi="Times New Roman" w:hint="eastAsia"/>
          <w:kern w:val="2"/>
          <w:sz w:val="24"/>
        </w:rPr>
        <w:t>所示。提交成功页面如图</w:t>
      </w:r>
      <w:r w:rsidRPr="0058115E">
        <w:rPr>
          <w:rFonts w:ascii="Times New Roman" w:eastAsia="宋体" w:hAnsi="Times New Roman" w:hint="eastAsia"/>
          <w:kern w:val="2"/>
          <w:sz w:val="24"/>
        </w:rPr>
        <w:t>6-7</w:t>
      </w:r>
      <w:r w:rsidRPr="0058115E">
        <w:rPr>
          <w:rFonts w:ascii="Times New Roman" w:eastAsia="宋体" w:hAnsi="Times New Roman" w:hint="eastAsia"/>
          <w:kern w:val="2"/>
          <w:sz w:val="24"/>
        </w:rPr>
        <w:t>所示。</w:t>
      </w:r>
    </w:p>
    <w:p w:rsidR="00F428C6" w:rsidRPr="0058115E" w:rsidRDefault="00F428C6" w:rsidP="002231A2">
      <w:pPr>
        <w:spacing w:line="240" w:lineRule="auto"/>
        <w:ind w:firstLineChars="0" w:firstLine="0"/>
        <w:jc w:val="center"/>
        <w:rPr>
          <w:rFonts w:ascii="Times New Roman" w:hAnsi="Times New Roman"/>
        </w:rPr>
      </w:pPr>
    </w:p>
    <w:p w:rsidR="00F428C6" w:rsidRPr="0058115E" w:rsidRDefault="00B70D75" w:rsidP="00A63511">
      <w:pPr>
        <w:spacing w:line="240" w:lineRule="auto"/>
        <w:ind w:firstLineChars="0" w:firstLine="0"/>
        <w:jc w:val="center"/>
        <w:rPr>
          <w:rFonts w:ascii="Times New Roman" w:hAnsi="Times New Roman"/>
        </w:rPr>
      </w:pPr>
      <w:r w:rsidRPr="0058115E">
        <w:rPr>
          <w:rFonts w:ascii="Times New Roman" w:hAnsi="Times New Roman"/>
          <w:noProof/>
        </w:rPr>
        <w:drawing>
          <wp:inline distT="0" distB="0" distL="0" distR="0" wp14:anchorId="333EE935" wp14:editId="0F8557D2">
            <wp:extent cx="5819775" cy="2771775"/>
            <wp:effectExtent l="0" t="0" r="9525" b="952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19775" cy="2771775"/>
                    </a:xfrm>
                    <a:prstGeom prst="rect">
                      <a:avLst/>
                    </a:prstGeom>
                    <a:noFill/>
                    <a:ln>
                      <a:noFill/>
                    </a:ln>
                  </pic:spPr>
                </pic:pic>
              </a:graphicData>
            </a:graphic>
          </wp:inline>
        </w:drawing>
      </w:r>
      <w:r w:rsidR="00F428C6" w:rsidRPr="00326F9C">
        <w:rPr>
          <w:rFonts w:ascii="黑体" w:eastAsia="黑体" w:hAnsi="黑体" w:hint="eastAsia"/>
        </w:rPr>
        <w:t>图6-7</w:t>
      </w:r>
      <w:r w:rsidR="00326F9C" w:rsidRPr="00326F9C">
        <w:rPr>
          <w:rFonts w:ascii="黑体" w:eastAsia="黑体" w:hAnsi="黑体"/>
        </w:rPr>
        <w:t xml:space="preserve"> </w:t>
      </w:r>
      <w:r w:rsidR="00F428C6" w:rsidRPr="00326F9C">
        <w:rPr>
          <w:rFonts w:ascii="黑体" w:eastAsia="黑体" w:hAnsi="黑体" w:hint="eastAsia"/>
        </w:rPr>
        <w:t>用户购票预定检查</w:t>
      </w:r>
    </w:p>
    <w:p w:rsidR="00F428C6" w:rsidRPr="0058115E" w:rsidRDefault="00F428C6">
      <w:pPr>
        <w:pStyle w:val="af1"/>
        <w:ind w:firstLineChars="0" w:firstLine="0"/>
        <w:rPr>
          <w:rFonts w:ascii="Times New Roman" w:eastAsia="宋体" w:hAnsi="Times New Roman"/>
          <w:kern w:val="2"/>
          <w:sz w:val="24"/>
        </w:rPr>
      </w:pPr>
    </w:p>
    <w:p w:rsidR="00F428C6" w:rsidRPr="0058115E" w:rsidRDefault="00F428C6">
      <w:pPr>
        <w:ind w:firstLine="480"/>
        <w:rPr>
          <w:rFonts w:ascii="Times New Roman" w:hAnsi="Times New Roman"/>
        </w:rPr>
      </w:pPr>
      <w:r w:rsidRPr="0058115E">
        <w:rPr>
          <w:rFonts w:ascii="Times New Roman" w:hAnsi="Times New Roman" w:hint="eastAsia"/>
        </w:rPr>
        <w:t>用户浏览个人中心：用户虽然功能集中在购票业务上，但是也必须提供个人信息查询及操作页面。如下，用户可以进行查看我的购物车、我的订单、我的个人资料，修改我的个人资料和密码等操作，这些操作简单清晰，都是基本的编辑与查询，不提供增加或</w:t>
      </w:r>
      <w:r w:rsidRPr="0058115E">
        <w:rPr>
          <w:rFonts w:ascii="Times New Roman" w:hAnsi="Times New Roman" w:hint="eastAsia"/>
        </w:rPr>
        <w:lastRenderedPageBreak/>
        <w:t>者删除。用户浏览个人中心界面如图</w:t>
      </w:r>
      <w:r w:rsidRPr="0058115E">
        <w:rPr>
          <w:rFonts w:ascii="Times New Roman" w:hAnsi="Times New Roman" w:hint="eastAsia"/>
        </w:rPr>
        <w:t>6-9</w:t>
      </w:r>
      <w:r w:rsidRPr="0058115E">
        <w:rPr>
          <w:rFonts w:ascii="Times New Roman" w:hAnsi="Times New Roman" w:hint="eastAsia"/>
        </w:rPr>
        <w:t>所示。</w:t>
      </w:r>
    </w:p>
    <w:p w:rsidR="00F428C6" w:rsidRPr="0058115E" w:rsidRDefault="00F428C6">
      <w:pPr>
        <w:ind w:firstLine="480"/>
        <w:rPr>
          <w:rFonts w:ascii="Times New Roman" w:hAnsi="Times New Roman"/>
        </w:rPr>
      </w:pPr>
    </w:p>
    <w:p w:rsidR="00F428C6" w:rsidRPr="0058115E" w:rsidRDefault="00B70D75">
      <w:pPr>
        <w:ind w:firstLineChars="0" w:firstLine="0"/>
        <w:jc w:val="center"/>
        <w:rPr>
          <w:rFonts w:ascii="Times New Roman" w:hAnsi="Times New Roman"/>
        </w:rPr>
      </w:pPr>
      <w:r w:rsidRPr="0058115E">
        <w:rPr>
          <w:rFonts w:ascii="Times New Roman" w:hAnsi="Times New Roman"/>
          <w:noProof/>
        </w:rPr>
        <w:drawing>
          <wp:inline distT="0" distB="0" distL="0" distR="0">
            <wp:extent cx="5829300" cy="3286125"/>
            <wp:effectExtent l="0" t="0" r="0" b="952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56">
                      <a:extLst>
                        <a:ext uri="{28A0092B-C50C-407E-A947-70E740481C1C}">
                          <a14:useLocalDpi xmlns:a14="http://schemas.microsoft.com/office/drawing/2010/main" val="0"/>
                        </a:ext>
                      </a:extLst>
                    </a:blip>
                    <a:srcRect b="29591"/>
                    <a:stretch/>
                  </pic:blipFill>
                  <pic:spPr bwMode="auto">
                    <a:xfrm>
                      <a:off x="0" y="0"/>
                      <a:ext cx="5829300" cy="3286125"/>
                    </a:xfrm>
                    <a:prstGeom prst="rect">
                      <a:avLst/>
                    </a:prstGeom>
                    <a:noFill/>
                    <a:ln>
                      <a:noFill/>
                    </a:ln>
                    <a:extLst>
                      <a:ext uri="{53640926-AAD7-44D8-BBD7-CCE9431645EC}">
                        <a14:shadowObscured xmlns:a14="http://schemas.microsoft.com/office/drawing/2010/main"/>
                      </a:ext>
                    </a:extLst>
                  </pic:spPr>
                </pic:pic>
              </a:graphicData>
            </a:graphic>
          </wp:inline>
        </w:drawing>
      </w:r>
    </w:p>
    <w:p w:rsidR="00F428C6" w:rsidRPr="00326F9C" w:rsidRDefault="00F428C6" w:rsidP="00A63511">
      <w:pPr>
        <w:spacing w:line="240" w:lineRule="auto"/>
        <w:ind w:firstLineChars="0" w:firstLine="0"/>
        <w:jc w:val="center"/>
        <w:rPr>
          <w:ins w:id="511" w:author="WIN" w:date="2016-04-20T16:41:00Z"/>
          <w:rFonts w:ascii="黑体" w:eastAsia="黑体" w:hAnsi="黑体"/>
        </w:rPr>
      </w:pPr>
      <w:r w:rsidRPr="00326F9C">
        <w:rPr>
          <w:rFonts w:ascii="黑体" w:eastAsia="黑体" w:hAnsi="黑体" w:hint="eastAsia"/>
        </w:rPr>
        <w:t>图6-9</w:t>
      </w:r>
      <w:r w:rsidR="00326F9C" w:rsidRPr="00326F9C">
        <w:rPr>
          <w:rFonts w:ascii="黑体" w:eastAsia="黑体" w:hAnsi="黑体"/>
        </w:rPr>
        <w:t xml:space="preserve"> </w:t>
      </w:r>
      <w:r w:rsidRPr="00326F9C">
        <w:rPr>
          <w:rFonts w:ascii="黑体" w:eastAsia="黑体" w:hAnsi="黑体" w:hint="eastAsia"/>
        </w:rPr>
        <w:t>用户浏览个人中心界面</w:t>
      </w:r>
    </w:p>
    <w:p w:rsidR="00F428C6" w:rsidRPr="0058115E" w:rsidRDefault="00F428C6" w:rsidP="002231A2">
      <w:pPr>
        <w:spacing w:line="240" w:lineRule="auto"/>
        <w:ind w:firstLineChars="0" w:firstLine="0"/>
        <w:jc w:val="center"/>
        <w:rPr>
          <w:rFonts w:ascii="Times New Roman" w:hAnsi="Times New Roman"/>
        </w:rPr>
      </w:pPr>
    </w:p>
    <w:p w:rsidR="00F428C6" w:rsidRPr="0058115E" w:rsidRDefault="00F428C6" w:rsidP="00311668">
      <w:pPr>
        <w:pStyle w:val="3"/>
        <w:ind w:left="0"/>
        <w:rPr>
          <w:rFonts w:ascii="Times New Roman" w:hAnsi="Times New Roman"/>
          <w:szCs w:val="24"/>
        </w:rPr>
      </w:pPr>
      <w:bookmarkStart w:id="512" w:name="_Toc168545602"/>
      <w:bookmarkStart w:id="513" w:name="_Toc169251733"/>
      <w:bookmarkStart w:id="514" w:name="_Toc169253540"/>
      <w:bookmarkStart w:id="515" w:name="_Toc169368236"/>
      <w:bookmarkStart w:id="516" w:name="_Toc170580826"/>
      <w:bookmarkStart w:id="517" w:name="_Toc170578593"/>
      <w:bookmarkStart w:id="518" w:name="_Toc170537890"/>
      <w:bookmarkStart w:id="519" w:name="_Toc170380729"/>
      <w:bookmarkStart w:id="520" w:name="_Toc170669076"/>
      <w:bookmarkStart w:id="521" w:name="_Toc170743338"/>
      <w:bookmarkStart w:id="522" w:name="_Toc170743776"/>
      <w:bookmarkStart w:id="523" w:name="_Toc289861339"/>
      <w:bookmarkStart w:id="524" w:name="_Toc292123529"/>
      <w:bookmarkStart w:id="525" w:name="_Toc292123768"/>
      <w:bookmarkStart w:id="526" w:name="_Toc292124333"/>
      <w:bookmarkStart w:id="527" w:name="_Toc292133854"/>
      <w:bookmarkStart w:id="528" w:name="_Toc292876461"/>
      <w:bookmarkStart w:id="529" w:name="_Toc383862628"/>
      <w:bookmarkStart w:id="530" w:name="_Toc383864695"/>
      <w:bookmarkStart w:id="531" w:name="_Toc383865220"/>
      <w:bookmarkStart w:id="532" w:name="_Toc385599548"/>
      <w:bookmarkStart w:id="533" w:name="_Toc448607180"/>
      <w:bookmarkStart w:id="534" w:name="_Toc448828541"/>
      <w:bookmarkStart w:id="535" w:name="_Toc450785085"/>
      <w:r w:rsidRPr="0058115E">
        <w:rPr>
          <w:rFonts w:ascii="Times New Roman" w:hAnsi="Times New Roman" w:hint="eastAsia"/>
          <w:szCs w:val="24"/>
        </w:rPr>
        <w:t>后台管理端界面</w:t>
      </w:r>
      <w:bookmarkEnd w:id="512"/>
      <w:bookmarkEnd w:id="513"/>
      <w:bookmarkEnd w:id="514"/>
      <w:bookmarkEnd w:id="515"/>
      <w:r w:rsidRPr="0058115E">
        <w:rPr>
          <w:rFonts w:ascii="Times New Roman" w:hAnsi="Times New Roman" w:hint="eastAsia"/>
          <w:szCs w:val="24"/>
        </w:rPr>
        <w:t>设计</w:t>
      </w:r>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p>
    <w:p w:rsidR="00F428C6" w:rsidRPr="0058115E" w:rsidRDefault="00F428C6">
      <w:pPr>
        <w:ind w:firstLine="480"/>
        <w:rPr>
          <w:rFonts w:ascii="Times New Roman" w:hAnsi="Times New Roman"/>
        </w:rPr>
      </w:pPr>
      <w:r w:rsidRPr="0058115E">
        <w:rPr>
          <w:rFonts w:ascii="Times New Roman" w:hAnsi="Times New Roman" w:hint="eastAsia"/>
        </w:rPr>
        <w:t>系统后台管理实现的便是对系统运行资料的管理，系统界面依然使用</w:t>
      </w:r>
      <w:r w:rsidRPr="0058115E">
        <w:rPr>
          <w:rFonts w:ascii="Times New Roman" w:hAnsi="Times New Roman" w:hint="eastAsia"/>
        </w:rPr>
        <w:t>Bootstrap</w:t>
      </w:r>
      <w:r w:rsidRPr="0058115E">
        <w:rPr>
          <w:rFonts w:ascii="Times New Roman" w:hAnsi="Times New Roman" w:hint="eastAsia"/>
        </w:rPr>
        <w:t>处理。左端是功能导航栏，有客户资料（客户资料添加，客户资料修改，客户资料查询，客户资料删除），班次相关信息（班次资料添加，班次资料修改，班次资料查询，班次资料删除），司机资料信息（司机资料添加，司机资料修改，司机资料查询，司机资料删除），车辆信息（车辆资料添加，车辆资料修改，车辆资料查询，车辆资料删除）等功能。右端部分界面便是详细的可编辑表单，开发界面如下：</w:t>
      </w:r>
    </w:p>
    <w:p w:rsidR="00F428C6" w:rsidRPr="0058115E" w:rsidRDefault="00F428C6">
      <w:pPr>
        <w:ind w:firstLine="480"/>
        <w:rPr>
          <w:rFonts w:ascii="Times New Roman" w:hAnsi="Times New Roman"/>
        </w:rPr>
      </w:pPr>
    </w:p>
    <w:p w:rsidR="00F428C6" w:rsidRPr="0058115E" w:rsidRDefault="00B70D75">
      <w:pPr>
        <w:ind w:firstLineChars="0" w:firstLine="0"/>
        <w:jc w:val="center"/>
        <w:rPr>
          <w:rFonts w:ascii="Times New Roman" w:hAnsi="Times New Roman"/>
        </w:rPr>
      </w:pPr>
      <w:r w:rsidRPr="0058115E">
        <w:rPr>
          <w:rFonts w:ascii="Times New Roman" w:hAnsi="Times New Roman"/>
          <w:noProof/>
        </w:rPr>
        <w:drawing>
          <wp:inline distT="0" distB="0" distL="0" distR="0">
            <wp:extent cx="5829300" cy="1866900"/>
            <wp:effectExtent l="0" t="0" r="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9300" cy="1866900"/>
                    </a:xfrm>
                    <a:prstGeom prst="rect">
                      <a:avLst/>
                    </a:prstGeom>
                    <a:noFill/>
                    <a:ln>
                      <a:noFill/>
                    </a:ln>
                  </pic:spPr>
                </pic:pic>
              </a:graphicData>
            </a:graphic>
          </wp:inline>
        </w:drawing>
      </w:r>
    </w:p>
    <w:p w:rsidR="00F428C6" w:rsidRPr="00326F9C" w:rsidRDefault="00F428C6" w:rsidP="002231A2">
      <w:pPr>
        <w:pStyle w:val="af1"/>
        <w:ind w:firstLineChars="0" w:firstLine="0"/>
      </w:pPr>
      <w:r w:rsidRPr="00326F9C">
        <w:rPr>
          <w:rFonts w:hint="eastAsia"/>
        </w:rPr>
        <w:t>图6-13</w:t>
      </w:r>
      <w:r w:rsidR="00326F9C" w:rsidRPr="00326F9C">
        <w:t xml:space="preserve"> </w:t>
      </w:r>
      <w:r w:rsidRPr="00326F9C">
        <w:rPr>
          <w:rFonts w:hint="eastAsia"/>
        </w:rPr>
        <w:t>后台管理主界面</w:t>
      </w:r>
    </w:p>
    <w:p w:rsidR="00F428C6" w:rsidRPr="0058115E" w:rsidRDefault="00F428C6" w:rsidP="005829BF">
      <w:pPr>
        <w:ind w:firstLine="480"/>
        <w:rPr>
          <w:rFonts w:ascii="Times New Roman" w:hAnsi="Times New Roman"/>
        </w:rPr>
      </w:pPr>
      <w:r w:rsidRPr="0058115E">
        <w:rPr>
          <w:rFonts w:ascii="Times New Roman" w:hAnsi="Times New Roman" w:hint="eastAsia"/>
        </w:rPr>
        <w:lastRenderedPageBreak/>
        <w:t>管理员点击用户资料管理，</w:t>
      </w:r>
      <w:r w:rsidR="005829BF" w:rsidRPr="0058115E">
        <w:rPr>
          <w:rFonts w:ascii="Times New Roman" w:hAnsi="Times New Roman" w:hint="eastAsia"/>
        </w:rPr>
        <w:t>页面先显示所有用户的信息在页面，以分页的形式显示。页面底部提供分页的导航组件，点击首页可达分页显示的第一页，同理上一页只是想对当前页的前一页，下一页只是相对当前页的下一页，尾页可直达显示末尾页面。点击</w:t>
      </w:r>
      <w:r w:rsidR="005829BF" w:rsidRPr="0058115E">
        <w:rPr>
          <w:rFonts w:ascii="Times New Roman" w:hAnsi="Times New Roman" w:hint="eastAsia"/>
        </w:rPr>
        <w:t>Add</w:t>
      </w:r>
      <w:r w:rsidR="005829BF" w:rsidRPr="0058115E">
        <w:rPr>
          <w:rFonts w:ascii="Times New Roman" w:hAnsi="Times New Roman" w:hint="eastAsia"/>
        </w:rPr>
        <w:t>按钮可增加新用户，点击删除可删除用户</w:t>
      </w:r>
      <w:r w:rsidRPr="0058115E">
        <w:rPr>
          <w:rFonts w:ascii="Times New Roman" w:hAnsi="Times New Roman" w:hint="eastAsia"/>
        </w:rPr>
        <w:t>。</w:t>
      </w:r>
    </w:p>
    <w:p w:rsidR="00F428C6" w:rsidRPr="0058115E" w:rsidRDefault="00F428C6">
      <w:pPr>
        <w:ind w:firstLine="480"/>
        <w:rPr>
          <w:rFonts w:ascii="Times New Roman" w:hAnsi="Times New Roman"/>
        </w:rPr>
      </w:pPr>
    </w:p>
    <w:p w:rsidR="00F428C6" w:rsidRPr="0058115E" w:rsidRDefault="00B70D75">
      <w:pPr>
        <w:ind w:firstLineChars="0" w:firstLine="0"/>
        <w:jc w:val="center"/>
        <w:rPr>
          <w:rFonts w:ascii="Times New Roman" w:hAnsi="Times New Roman"/>
        </w:rPr>
      </w:pPr>
      <w:r w:rsidRPr="0058115E">
        <w:rPr>
          <w:rFonts w:ascii="Times New Roman" w:hAnsi="Times New Roman"/>
          <w:noProof/>
        </w:rPr>
        <w:drawing>
          <wp:inline distT="0" distB="0" distL="0" distR="0">
            <wp:extent cx="5829300" cy="1866900"/>
            <wp:effectExtent l="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9300" cy="1866900"/>
                    </a:xfrm>
                    <a:prstGeom prst="rect">
                      <a:avLst/>
                    </a:prstGeom>
                    <a:noFill/>
                    <a:ln>
                      <a:noFill/>
                    </a:ln>
                  </pic:spPr>
                </pic:pic>
              </a:graphicData>
            </a:graphic>
          </wp:inline>
        </w:drawing>
      </w:r>
    </w:p>
    <w:p w:rsidR="00F428C6" w:rsidRPr="00326F9C" w:rsidRDefault="00F428C6">
      <w:pPr>
        <w:pStyle w:val="af1"/>
        <w:ind w:firstLineChars="0" w:firstLine="0"/>
      </w:pPr>
      <w:r w:rsidRPr="00326F9C">
        <w:rPr>
          <w:rFonts w:hint="eastAsia"/>
        </w:rPr>
        <w:t>图6-14</w:t>
      </w:r>
      <w:r w:rsidR="00326F9C" w:rsidRPr="00326F9C">
        <w:t xml:space="preserve"> </w:t>
      </w:r>
      <w:r w:rsidRPr="00326F9C">
        <w:rPr>
          <w:rFonts w:hint="eastAsia"/>
        </w:rPr>
        <w:t>后台管理主界面</w:t>
      </w:r>
    </w:p>
    <w:p w:rsidR="00F428C6" w:rsidRPr="0058115E" w:rsidRDefault="00F428C6">
      <w:pPr>
        <w:pStyle w:val="af1"/>
        <w:ind w:firstLineChars="0" w:firstLine="0"/>
        <w:rPr>
          <w:rFonts w:ascii="Times New Roman" w:eastAsia="宋体" w:hAnsi="Times New Roman"/>
        </w:rPr>
      </w:pPr>
    </w:p>
    <w:p w:rsidR="00F428C6" w:rsidRPr="0058115E" w:rsidRDefault="00F428C6">
      <w:pPr>
        <w:pStyle w:val="af1"/>
        <w:ind w:firstLine="480"/>
        <w:jc w:val="left"/>
        <w:rPr>
          <w:rFonts w:ascii="Times New Roman" w:eastAsia="宋体" w:hAnsi="Times New Roman"/>
        </w:rPr>
      </w:pPr>
      <w:r w:rsidRPr="0058115E">
        <w:rPr>
          <w:rFonts w:ascii="Times New Roman" w:eastAsia="宋体" w:hAnsi="Times New Roman" w:hint="eastAsia"/>
          <w:kern w:val="2"/>
          <w:sz w:val="24"/>
        </w:rPr>
        <w:t>后台</w:t>
      </w:r>
      <w:r w:rsidR="005829BF" w:rsidRPr="0058115E">
        <w:rPr>
          <w:rFonts w:ascii="Times New Roman" w:eastAsia="宋体" w:hAnsi="Times New Roman" w:hint="eastAsia"/>
          <w:kern w:val="2"/>
          <w:sz w:val="24"/>
        </w:rPr>
        <w:t>查看用户订单</w:t>
      </w:r>
      <w:r w:rsidRPr="0058115E">
        <w:rPr>
          <w:rFonts w:ascii="Times New Roman" w:eastAsia="宋体" w:hAnsi="Times New Roman" w:hint="eastAsia"/>
          <w:kern w:val="2"/>
          <w:sz w:val="24"/>
        </w:rPr>
        <w:t>如图</w:t>
      </w:r>
      <w:r w:rsidRPr="0058115E">
        <w:rPr>
          <w:rFonts w:ascii="Times New Roman" w:eastAsia="宋体" w:hAnsi="Times New Roman" w:hint="eastAsia"/>
          <w:kern w:val="2"/>
          <w:sz w:val="24"/>
        </w:rPr>
        <w:t>6-</w:t>
      </w:r>
      <w:r w:rsidR="005829BF" w:rsidRPr="0058115E">
        <w:rPr>
          <w:rFonts w:ascii="Times New Roman" w:eastAsia="宋体" w:hAnsi="Times New Roman" w:hint="eastAsia"/>
          <w:kern w:val="2"/>
          <w:sz w:val="24"/>
        </w:rPr>
        <w:t>15</w:t>
      </w:r>
      <w:r w:rsidRPr="0058115E">
        <w:rPr>
          <w:rFonts w:ascii="Times New Roman" w:eastAsia="宋体" w:hAnsi="Times New Roman" w:hint="eastAsia"/>
          <w:kern w:val="2"/>
          <w:sz w:val="24"/>
        </w:rPr>
        <w:t>所示，管理员对用户的管理时，</w:t>
      </w:r>
      <w:r w:rsidR="00F675AC" w:rsidRPr="0058115E">
        <w:rPr>
          <w:rFonts w:ascii="Times New Roman" w:eastAsia="宋体" w:hAnsi="Times New Roman" w:hint="eastAsia"/>
          <w:kern w:val="2"/>
          <w:sz w:val="24"/>
        </w:rPr>
        <w:t>点击查看订单按钮，程序会将查询结果覆盖当前页面的居中部位，新呈现的页面同样以分页的形式存在，管理员在用户订单较多的情况下可点击导航组件，到达其他相应的页面信息。若是想查看同一类订单情况，可点击下拉框，选择未支付，已支付或者已取消的类型，页面同样也会显示相应内容</w:t>
      </w:r>
      <w:r w:rsidRPr="0058115E">
        <w:rPr>
          <w:rFonts w:ascii="Times New Roman" w:eastAsia="宋体" w:hAnsi="Times New Roman" w:hint="eastAsia"/>
          <w:kern w:val="2"/>
          <w:sz w:val="24"/>
        </w:rPr>
        <w:t>。</w:t>
      </w:r>
    </w:p>
    <w:p w:rsidR="00F428C6" w:rsidRPr="0058115E" w:rsidRDefault="00B70D75">
      <w:pPr>
        <w:spacing w:beforeLines="100" w:before="312"/>
        <w:ind w:firstLineChars="0" w:firstLine="0"/>
        <w:jc w:val="center"/>
        <w:rPr>
          <w:rFonts w:ascii="Times New Roman" w:hAnsi="Times New Roman"/>
        </w:rPr>
      </w:pPr>
      <w:r w:rsidRPr="0058115E">
        <w:rPr>
          <w:rFonts w:ascii="Times New Roman" w:hAnsi="Times New Roman"/>
          <w:noProof/>
        </w:rPr>
        <w:drawing>
          <wp:inline distT="0" distB="0" distL="0" distR="0">
            <wp:extent cx="5838825" cy="1771650"/>
            <wp:effectExtent l="0" t="0" r="9525"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38825" cy="1771650"/>
                    </a:xfrm>
                    <a:prstGeom prst="rect">
                      <a:avLst/>
                    </a:prstGeom>
                    <a:noFill/>
                    <a:ln>
                      <a:noFill/>
                    </a:ln>
                  </pic:spPr>
                </pic:pic>
              </a:graphicData>
            </a:graphic>
          </wp:inline>
        </w:drawing>
      </w:r>
    </w:p>
    <w:p w:rsidR="00F428C6" w:rsidRPr="00326F9C" w:rsidRDefault="00F428C6">
      <w:pPr>
        <w:pStyle w:val="af1"/>
        <w:ind w:firstLineChars="0" w:firstLine="0"/>
        <w:rPr>
          <w:ins w:id="536" w:author="WIN" w:date="2016-04-20T20:39:00Z"/>
        </w:rPr>
      </w:pPr>
      <w:r w:rsidRPr="00326F9C">
        <w:rPr>
          <w:rFonts w:hint="eastAsia"/>
        </w:rPr>
        <w:t>图6-</w:t>
      </w:r>
      <w:r w:rsidR="005829BF" w:rsidRPr="00326F9C">
        <w:rPr>
          <w:rFonts w:hint="eastAsia"/>
        </w:rPr>
        <w:t>15</w:t>
      </w:r>
      <w:r w:rsidR="00326F9C" w:rsidRPr="00326F9C">
        <w:t xml:space="preserve"> </w:t>
      </w:r>
      <w:r w:rsidRPr="00326F9C">
        <w:rPr>
          <w:rFonts w:hint="eastAsia"/>
        </w:rPr>
        <w:t>后台管理主界面</w:t>
      </w:r>
    </w:p>
    <w:p w:rsidR="00F428C6" w:rsidRPr="0058115E" w:rsidRDefault="00F428C6">
      <w:pPr>
        <w:pStyle w:val="af1"/>
        <w:ind w:firstLineChars="0" w:firstLine="0"/>
        <w:rPr>
          <w:rFonts w:ascii="Times New Roman" w:eastAsia="宋体" w:hAnsi="Times New Roman"/>
        </w:rPr>
      </w:pPr>
    </w:p>
    <w:p w:rsidR="00F428C6" w:rsidRPr="0058115E" w:rsidRDefault="00F428C6">
      <w:pPr>
        <w:ind w:firstLine="480"/>
        <w:rPr>
          <w:rFonts w:ascii="Times New Roman" w:hAnsi="Times New Roman"/>
        </w:rPr>
      </w:pPr>
      <w:r w:rsidRPr="0058115E">
        <w:rPr>
          <w:rFonts w:ascii="Times New Roman" w:hAnsi="Times New Roman" w:hint="eastAsia"/>
        </w:rPr>
        <w:t>点击图</w:t>
      </w:r>
      <w:r w:rsidR="00F675AC" w:rsidRPr="0058115E">
        <w:rPr>
          <w:rFonts w:ascii="Times New Roman" w:hAnsi="Times New Roman" w:hint="eastAsia"/>
        </w:rPr>
        <w:t>6-15</w:t>
      </w:r>
      <w:r w:rsidR="00F675AC" w:rsidRPr="0058115E">
        <w:rPr>
          <w:rFonts w:ascii="Times New Roman" w:hAnsi="Times New Roman" w:hint="eastAsia"/>
        </w:rPr>
        <w:t>中的“司机资料管理</w:t>
      </w:r>
      <w:r w:rsidRPr="0058115E">
        <w:rPr>
          <w:rFonts w:ascii="Times New Roman" w:hAnsi="Times New Roman" w:hint="eastAsia"/>
        </w:rPr>
        <w:t>”按钮，就可以对车辆进行增删改查的操作，车辆管理主要页面如图</w:t>
      </w:r>
      <w:r w:rsidRPr="0058115E">
        <w:rPr>
          <w:rFonts w:ascii="Times New Roman" w:hAnsi="Times New Roman" w:hint="eastAsia"/>
        </w:rPr>
        <w:t>6-17</w:t>
      </w:r>
      <w:r w:rsidRPr="0058115E">
        <w:rPr>
          <w:rFonts w:ascii="Times New Roman" w:hAnsi="Times New Roman" w:hint="eastAsia"/>
        </w:rPr>
        <w:t>。</w:t>
      </w:r>
      <w:r w:rsidR="00F675AC" w:rsidRPr="0058115E">
        <w:rPr>
          <w:rFonts w:ascii="Times New Roman" w:hAnsi="Times New Roman" w:hint="eastAsia"/>
        </w:rPr>
        <w:t>管理员如是想添加新的司机信息，点击</w:t>
      </w:r>
      <w:r w:rsidR="00F675AC" w:rsidRPr="0058115E">
        <w:rPr>
          <w:rFonts w:ascii="Times New Roman" w:hAnsi="Times New Roman" w:hint="eastAsia"/>
        </w:rPr>
        <w:t>Add</w:t>
      </w:r>
      <w:r w:rsidR="00F675AC" w:rsidRPr="0058115E">
        <w:rPr>
          <w:rFonts w:ascii="Times New Roman" w:hAnsi="Times New Roman" w:hint="eastAsia"/>
        </w:rPr>
        <w:t>按钮，新的页面同</w:t>
      </w:r>
      <w:r w:rsidR="00F675AC" w:rsidRPr="0058115E">
        <w:rPr>
          <w:rFonts w:ascii="Times New Roman" w:hAnsi="Times New Roman" w:hint="eastAsia"/>
        </w:rPr>
        <w:lastRenderedPageBreak/>
        <w:t>样会显示，不过只覆盖当前页面部分。输入完所有项后，点击</w:t>
      </w:r>
      <w:r w:rsidR="00F675AC" w:rsidRPr="0058115E">
        <w:rPr>
          <w:rFonts w:ascii="Times New Roman" w:hAnsi="Times New Roman" w:hint="eastAsia"/>
        </w:rPr>
        <w:t>Submit</w:t>
      </w:r>
      <w:r w:rsidR="00F675AC" w:rsidRPr="0058115E">
        <w:rPr>
          <w:rFonts w:ascii="Times New Roman" w:hAnsi="Times New Roman" w:hint="eastAsia"/>
        </w:rPr>
        <w:t>，系统便会新增一条新的司机记录</w:t>
      </w:r>
      <w:r w:rsidRPr="0058115E">
        <w:rPr>
          <w:rFonts w:ascii="Times New Roman" w:hAnsi="Times New Roman" w:hint="eastAsia"/>
        </w:rPr>
        <w:t>。</w:t>
      </w:r>
    </w:p>
    <w:p w:rsidR="00F428C6" w:rsidRPr="0058115E" w:rsidRDefault="00F428C6">
      <w:pPr>
        <w:ind w:firstLine="480"/>
        <w:rPr>
          <w:rFonts w:ascii="Times New Roman" w:hAnsi="Times New Roman"/>
        </w:rPr>
      </w:pPr>
    </w:p>
    <w:p w:rsidR="00F428C6" w:rsidRPr="0058115E" w:rsidRDefault="00B70D75">
      <w:pPr>
        <w:ind w:firstLineChars="0" w:firstLine="0"/>
        <w:jc w:val="center"/>
        <w:rPr>
          <w:rFonts w:ascii="Times New Roman" w:hAnsi="Times New Roman"/>
        </w:rPr>
      </w:pPr>
      <w:r w:rsidRPr="0058115E">
        <w:rPr>
          <w:rFonts w:ascii="Times New Roman" w:hAnsi="Times New Roman"/>
          <w:noProof/>
        </w:rPr>
        <w:drawing>
          <wp:inline distT="0" distB="0" distL="0" distR="0">
            <wp:extent cx="5838825" cy="2628900"/>
            <wp:effectExtent l="0" t="0" r="9525"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38825" cy="2628900"/>
                    </a:xfrm>
                    <a:prstGeom prst="rect">
                      <a:avLst/>
                    </a:prstGeom>
                    <a:noFill/>
                    <a:ln>
                      <a:noFill/>
                    </a:ln>
                  </pic:spPr>
                </pic:pic>
              </a:graphicData>
            </a:graphic>
          </wp:inline>
        </w:drawing>
      </w:r>
    </w:p>
    <w:p w:rsidR="00F428C6" w:rsidRPr="00326F9C" w:rsidRDefault="00F428C6">
      <w:pPr>
        <w:pStyle w:val="af1"/>
        <w:ind w:firstLineChars="0" w:firstLine="0"/>
      </w:pPr>
      <w:r w:rsidRPr="00326F9C">
        <w:rPr>
          <w:rFonts w:hint="eastAsia"/>
        </w:rPr>
        <w:t>图6-</w:t>
      </w:r>
      <w:r w:rsidR="00F675AC" w:rsidRPr="00326F9C">
        <w:rPr>
          <w:rFonts w:hint="eastAsia"/>
        </w:rPr>
        <w:t>16</w:t>
      </w:r>
      <w:r w:rsidR="00326F9C" w:rsidRPr="00326F9C">
        <w:t xml:space="preserve"> </w:t>
      </w:r>
      <w:r w:rsidRPr="00326F9C">
        <w:rPr>
          <w:rFonts w:hint="eastAsia"/>
        </w:rPr>
        <w:t>后台管理主界面</w:t>
      </w:r>
    </w:p>
    <w:p w:rsidR="00F428C6" w:rsidRPr="0058115E" w:rsidRDefault="00F428C6">
      <w:pPr>
        <w:pStyle w:val="af1"/>
        <w:ind w:firstLineChars="0" w:firstLine="0"/>
        <w:rPr>
          <w:rFonts w:ascii="Times New Roman" w:eastAsia="宋体" w:hAnsi="Times New Roman"/>
        </w:rPr>
      </w:pPr>
    </w:p>
    <w:p w:rsidR="00F428C6" w:rsidRPr="0058115E" w:rsidRDefault="00F675AC">
      <w:pPr>
        <w:pStyle w:val="af1"/>
        <w:ind w:firstLine="480"/>
        <w:jc w:val="left"/>
        <w:rPr>
          <w:rFonts w:ascii="Times New Roman" w:eastAsia="宋体" w:hAnsi="Times New Roman"/>
        </w:rPr>
      </w:pPr>
      <w:r w:rsidRPr="0058115E">
        <w:rPr>
          <w:rFonts w:ascii="Times New Roman" w:eastAsia="宋体" w:hAnsi="Times New Roman" w:hint="eastAsia"/>
          <w:kern w:val="2"/>
          <w:sz w:val="24"/>
        </w:rPr>
        <w:t>此外</w:t>
      </w:r>
      <w:r w:rsidR="00F428C6" w:rsidRPr="0058115E">
        <w:rPr>
          <w:rFonts w:ascii="Times New Roman" w:eastAsia="宋体" w:hAnsi="Times New Roman" w:hint="eastAsia"/>
          <w:kern w:val="2"/>
          <w:sz w:val="24"/>
        </w:rPr>
        <w:t>，</w:t>
      </w:r>
      <w:r w:rsidRPr="0058115E">
        <w:rPr>
          <w:rFonts w:ascii="Times New Roman" w:eastAsia="宋体" w:hAnsi="Times New Roman" w:hint="eastAsia"/>
          <w:kern w:val="2"/>
          <w:sz w:val="24"/>
        </w:rPr>
        <w:t>系统提供</w:t>
      </w:r>
      <w:r w:rsidR="00F428C6" w:rsidRPr="0058115E">
        <w:rPr>
          <w:rFonts w:ascii="Times New Roman" w:eastAsia="宋体" w:hAnsi="Times New Roman" w:hint="eastAsia"/>
          <w:kern w:val="2"/>
          <w:sz w:val="24"/>
        </w:rPr>
        <w:t>编辑当前司机信息，删除当前司机信息的功能。同时在当前的司机信息中，能够查找到与之已有的相应的车辆信息的，管理员也能够为此司机再匹配车辆，司机与车辆的关系为多对多</w:t>
      </w:r>
      <w:r w:rsidRPr="0058115E">
        <w:rPr>
          <w:rFonts w:ascii="Times New Roman" w:eastAsia="宋体" w:hAnsi="Times New Roman" w:hint="eastAsia"/>
          <w:kern w:val="2"/>
          <w:sz w:val="24"/>
        </w:rPr>
        <w:t>，具体显示页面如</w:t>
      </w:r>
      <w:r w:rsidRPr="0058115E">
        <w:rPr>
          <w:rFonts w:ascii="Times New Roman" w:eastAsia="宋体" w:hAnsi="Times New Roman" w:hint="eastAsia"/>
        </w:rPr>
        <w:t>图</w:t>
      </w:r>
      <w:r w:rsidRPr="0058115E">
        <w:rPr>
          <w:rFonts w:ascii="Times New Roman" w:eastAsia="宋体" w:hAnsi="Times New Roman" w:hint="eastAsia"/>
          <w:kern w:val="2"/>
          <w:sz w:val="24"/>
        </w:rPr>
        <w:t>6-17</w:t>
      </w:r>
      <w:r w:rsidR="00F428C6" w:rsidRPr="0058115E">
        <w:rPr>
          <w:rFonts w:ascii="Times New Roman" w:eastAsia="宋体" w:hAnsi="Times New Roman" w:hint="eastAsia"/>
          <w:kern w:val="2"/>
          <w:sz w:val="24"/>
        </w:rPr>
        <w:t>。</w:t>
      </w:r>
    </w:p>
    <w:p w:rsidR="00F428C6" w:rsidRPr="0058115E" w:rsidRDefault="00F428C6">
      <w:pPr>
        <w:ind w:firstLine="480"/>
        <w:rPr>
          <w:rFonts w:ascii="Times New Roman" w:hAnsi="Times New Roman"/>
        </w:rPr>
      </w:pPr>
    </w:p>
    <w:p w:rsidR="00F428C6" w:rsidRPr="0058115E" w:rsidRDefault="00B70D75">
      <w:pPr>
        <w:ind w:firstLineChars="0" w:firstLine="0"/>
        <w:jc w:val="center"/>
        <w:rPr>
          <w:rFonts w:ascii="Times New Roman" w:hAnsi="Times New Roman"/>
        </w:rPr>
      </w:pPr>
      <w:r w:rsidRPr="0058115E">
        <w:rPr>
          <w:rFonts w:ascii="Times New Roman" w:hAnsi="Times New Roman"/>
          <w:noProof/>
        </w:rPr>
        <w:drawing>
          <wp:inline distT="0" distB="0" distL="0" distR="0">
            <wp:extent cx="5829300" cy="1609725"/>
            <wp:effectExtent l="0" t="0" r="0" b="952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29300" cy="1609725"/>
                    </a:xfrm>
                    <a:prstGeom prst="rect">
                      <a:avLst/>
                    </a:prstGeom>
                    <a:noFill/>
                    <a:ln>
                      <a:noFill/>
                    </a:ln>
                  </pic:spPr>
                </pic:pic>
              </a:graphicData>
            </a:graphic>
          </wp:inline>
        </w:drawing>
      </w:r>
    </w:p>
    <w:p w:rsidR="00F428C6" w:rsidRPr="00326F9C" w:rsidRDefault="00F428C6">
      <w:pPr>
        <w:pStyle w:val="af1"/>
        <w:ind w:firstLineChars="0" w:firstLine="0"/>
        <w:rPr>
          <w:ins w:id="537" w:author="WIN" w:date="2016-04-20T20:39:00Z"/>
        </w:rPr>
      </w:pPr>
      <w:r w:rsidRPr="00326F9C">
        <w:rPr>
          <w:rFonts w:hint="eastAsia"/>
        </w:rPr>
        <w:t>图6-</w:t>
      </w:r>
      <w:r w:rsidR="00B70D75" w:rsidRPr="00326F9C">
        <w:rPr>
          <w:rFonts w:hint="eastAsia"/>
        </w:rPr>
        <w:t>17</w:t>
      </w:r>
      <w:r w:rsidR="00326F9C" w:rsidRPr="00326F9C">
        <w:t xml:space="preserve"> </w:t>
      </w:r>
      <w:r w:rsidRPr="00326F9C">
        <w:rPr>
          <w:rFonts w:hint="eastAsia"/>
        </w:rPr>
        <w:t>后台管理主界面</w:t>
      </w:r>
    </w:p>
    <w:p w:rsidR="00F428C6" w:rsidRPr="0058115E" w:rsidRDefault="00F428C6">
      <w:pPr>
        <w:pStyle w:val="af1"/>
        <w:ind w:firstLineChars="0" w:firstLine="0"/>
        <w:rPr>
          <w:rFonts w:ascii="Times New Roman" w:eastAsia="宋体" w:hAnsi="Times New Roman"/>
        </w:rPr>
      </w:pPr>
    </w:p>
    <w:p w:rsidR="00F428C6" w:rsidRPr="0058115E" w:rsidRDefault="00F428C6">
      <w:pPr>
        <w:ind w:firstLine="480"/>
        <w:rPr>
          <w:rFonts w:ascii="Times New Roman" w:hAnsi="Times New Roman"/>
        </w:rPr>
      </w:pPr>
      <w:r w:rsidRPr="0058115E">
        <w:rPr>
          <w:rFonts w:ascii="Times New Roman" w:hAnsi="Times New Roman" w:hint="eastAsia"/>
        </w:rPr>
        <w:t>对于班次管理，便是制定车票供用户购买，制定班次必须与车辆信息及司机信息挂钩，如图</w:t>
      </w:r>
      <w:r w:rsidR="00B70D75" w:rsidRPr="0058115E">
        <w:rPr>
          <w:rFonts w:ascii="Times New Roman" w:hAnsi="Times New Roman" w:hint="eastAsia"/>
        </w:rPr>
        <w:t>6-18</w:t>
      </w:r>
      <w:r w:rsidRPr="0058115E">
        <w:rPr>
          <w:rFonts w:ascii="Times New Roman" w:hAnsi="Times New Roman" w:hint="eastAsia"/>
        </w:rPr>
        <w:t>所示，</w:t>
      </w:r>
      <w:r w:rsidR="00B70D75" w:rsidRPr="0058115E">
        <w:rPr>
          <w:rFonts w:ascii="Times New Roman" w:hAnsi="Times New Roman" w:hint="eastAsia"/>
        </w:rPr>
        <w:t>管理员</w:t>
      </w:r>
      <w:r w:rsidRPr="0058115E">
        <w:rPr>
          <w:rFonts w:ascii="Times New Roman" w:hAnsi="Times New Roman" w:hint="eastAsia"/>
        </w:rPr>
        <w:t>根据需要制定班次，即车票供用户购买。此时，界面有多个输入框供管理员输入。输入完毕后点击“增加”按钮即可。至于修改与删除与上面叙述一</w:t>
      </w:r>
      <w:r w:rsidRPr="0058115E">
        <w:rPr>
          <w:rFonts w:ascii="Times New Roman" w:hAnsi="Times New Roman" w:hint="eastAsia"/>
        </w:rPr>
        <w:lastRenderedPageBreak/>
        <w:t>致。</w:t>
      </w:r>
    </w:p>
    <w:p w:rsidR="00F428C6" w:rsidRPr="0058115E" w:rsidRDefault="00F428C6">
      <w:pPr>
        <w:ind w:firstLine="480"/>
        <w:rPr>
          <w:rFonts w:ascii="Times New Roman" w:hAnsi="Times New Roman"/>
        </w:rPr>
      </w:pPr>
    </w:p>
    <w:p w:rsidR="00F428C6" w:rsidRPr="0058115E" w:rsidRDefault="00B70D75">
      <w:pPr>
        <w:ind w:firstLineChars="0" w:firstLine="0"/>
        <w:jc w:val="center"/>
        <w:rPr>
          <w:rFonts w:ascii="Times New Roman" w:hAnsi="Times New Roman"/>
          <w:szCs w:val="21"/>
        </w:rPr>
      </w:pPr>
      <w:r w:rsidRPr="0058115E">
        <w:rPr>
          <w:rFonts w:ascii="Times New Roman" w:hAnsi="Times New Roman"/>
          <w:noProof/>
        </w:rPr>
        <w:drawing>
          <wp:inline distT="0" distB="0" distL="0" distR="0">
            <wp:extent cx="5838825" cy="1981200"/>
            <wp:effectExtent l="0" t="0" r="9525" b="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38825" cy="1981200"/>
                    </a:xfrm>
                    <a:prstGeom prst="rect">
                      <a:avLst/>
                    </a:prstGeom>
                    <a:noFill/>
                    <a:ln>
                      <a:noFill/>
                    </a:ln>
                  </pic:spPr>
                </pic:pic>
              </a:graphicData>
            </a:graphic>
          </wp:inline>
        </w:drawing>
      </w:r>
    </w:p>
    <w:p w:rsidR="00F428C6" w:rsidRDefault="00F428C6">
      <w:pPr>
        <w:pStyle w:val="af1"/>
        <w:ind w:firstLineChars="0" w:firstLine="0"/>
      </w:pPr>
      <w:r w:rsidRPr="00326F9C">
        <w:rPr>
          <w:rFonts w:hint="eastAsia"/>
        </w:rPr>
        <w:t>图6-19</w:t>
      </w:r>
      <w:r w:rsidR="00326F9C" w:rsidRPr="00326F9C">
        <w:t xml:space="preserve"> </w:t>
      </w:r>
      <w:r w:rsidRPr="00326F9C">
        <w:rPr>
          <w:rFonts w:hint="eastAsia"/>
        </w:rPr>
        <w:t>后台订单管理页面</w:t>
      </w:r>
    </w:p>
    <w:p w:rsidR="003A54F8" w:rsidRPr="00326F9C" w:rsidRDefault="003A54F8">
      <w:pPr>
        <w:pStyle w:val="af1"/>
        <w:ind w:firstLineChars="0" w:firstLine="0"/>
        <w:rPr>
          <w:rFonts w:hint="eastAsia"/>
          <w:szCs w:val="21"/>
        </w:rPr>
      </w:pPr>
    </w:p>
    <w:p w:rsidR="00F428C6" w:rsidRPr="0058115E" w:rsidRDefault="00F428C6" w:rsidP="00311668">
      <w:pPr>
        <w:pStyle w:val="1"/>
        <w:ind w:left="0"/>
        <w:rPr>
          <w:rFonts w:ascii="Times New Roman" w:eastAsia="宋体" w:hAnsi="Times New Roman"/>
        </w:rPr>
      </w:pPr>
      <w:bookmarkStart w:id="538" w:name="_Toc292123541"/>
      <w:bookmarkStart w:id="539" w:name="_Toc292123780"/>
      <w:bookmarkStart w:id="540" w:name="_Toc292124345"/>
      <w:bookmarkStart w:id="541" w:name="_Toc292133866"/>
      <w:bookmarkStart w:id="542" w:name="_Toc292876474"/>
      <w:bookmarkStart w:id="543" w:name="_Toc383862632"/>
      <w:bookmarkStart w:id="544" w:name="_Toc383864699"/>
      <w:bookmarkStart w:id="545" w:name="_Toc383865224"/>
      <w:bookmarkStart w:id="546" w:name="_Toc385599552"/>
      <w:bookmarkStart w:id="547" w:name="_Toc448606870"/>
      <w:bookmarkStart w:id="548" w:name="_Toc448607181"/>
      <w:bookmarkStart w:id="549" w:name="_Toc448828542"/>
      <w:bookmarkStart w:id="550" w:name="_Toc450785086"/>
      <w:r w:rsidRPr="0058115E">
        <w:rPr>
          <w:rFonts w:ascii="Times New Roman" w:eastAsia="宋体" w:hAnsi="Times New Roman" w:hint="eastAsia"/>
        </w:rPr>
        <w:t>系统</w:t>
      </w:r>
      <w:bookmarkEnd w:id="538"/>
      <w:bookmarkEnd w:id="539"/>
      <w:bookmarkEnd w:id="540"/>
      <w:bookmarkEnd w:id="541"/>
      <w:bookmarkEnd w:id="542"/>
      <w:r w:rsidRPr="0058115E">
        <w:rPr>
          <w:rFonts w:ascii="Times New Roman" w:eastAsia="宋体" w:hAnsi="Times New Roman" w:hint="eastAsia"/>
        </w:rPr>
        <w:t>总结</w:t>
      </w:r>
      <w:bookmarkEnd w:id="543"/>
      <w:bookmarkEnd w:id="544"/>
      <w:bookmarkEnd w:id="545"/>
      <w:bookmarkEnd w:id="546"/>
      <w:bookmarkEnd w:id="547"/>
      <w:bookmarkEnd w:id="548"/>
      <w:bookmarkEnd w:id="549"/>
      <w:bookmarkEnd w:id="550"/>
    </w:p>
    <w:p w:rsidR="00F428C6" w:rsidRPr="0058115E" w:rsidRDefault="00F428C6">
      <w:pPr>
        <w:ind w:firstLine="480"/>
        <w:rPr>
          <w:rFonts w:ascii="Times New Roman" w:hAnsi="Times New Roman"/>
        </w:rPr>
      </w:pPr>
      <w:r w:rsidRPr="0058115E">
        <w:rPr>
          <w:rFonts w:ascii="Times New Roman" w:hAnsi="Times New Roman"/>
        </w:rPr>
        <w:t>开发系统前，本人设计页面主要模仿网上的</w:t>
      </w:r>
      <w:r w:rsidRPr="0058115E">
        <w:rPr>
          <w:rFonts w:ascii="Times New Roman" w:hAnsi="Times New Roman"/>
        </w:rPr>
        <w:t>1230</w:t>
      </w:r>
      <w:r w:rsidRPr="0058115E">
        <w:rPr>
          <w:rFonts w:ascii="Times New Roman" w:hAnsi="Times New Roman" w:hint="eastAsia"/>
        </w:rPr>
        <w:t>8</w:t>
      </w:r>
      <w:r w:rsidRPr="0058115E">
        <w:rPr>
          <w:rFonts w:ascii="Times New Roman" w:hAnsi="Times New Roman"/>
        </w:rPr>
        <w:t>网站，受其界面启发，在前台框架上采用</w:t>
      </w:r>
      <w:r w:rsidRPr="0058115E">
        <w:rPr>
          <w:rFonts w:ascii="Times New Roman" w:hAnsi="Times New Roman"/>
        </w:rPr>
        <w:t>Bootstrap</w:t>
      </w:r>
      <w:r w:rsidRPr="0058115E">
        <w:rPr>
          <w:rFonts w:ascii="Times New Roman" w:hAnsi="Times New Roman"/>
        </w:rPr>
        <w:t>，加上官方提供的</w:t>
      </w:r>
      <w:r w:rsidRPr="0058115E">
        <w:rPr>
          <w:rFonts w:ascii="Times New Roman" w:hAnsi="Times New Roman"/>
        </w:rPr>
        <w:t>Bootstrap</w:t>
      </w:r>
      <w:r w:rsidRPr="0058115E">
        <w:rPr>
          <w:rFonts w:ascii="Times New Roman" w:hAnsi="Times New Roman"/>
        </w:rPr>
        <w:t>示例代码，来开发出系统界面。不足的是，本人对前台界面展示能力不强，所以展示的页面还是有些瑕疵。</w:t>
      </w:r>
    </w:p>
    <w:p w:rsidR="00F428C6" w:rsidRPr="0058115E" w:rsidRDefault="00F428C6">
      <w:pPr>
        <w:ind w:firstLine="480"/>
        <w:rPr>
          <w:rFonts w:ascii="Times New Roman" w:hAnsi="Times New Roman"/>
        </w:rPr>
      </w:pPr>
      <w:r w:rsidRPr="0058115E">
        <w:rPr>
          <w:rFonts w:ascii="Times New Roman" w:hAnsi="Times New Roman"/>
        </w:rPr>
        <w:t>系统后台上，本人采用比较熟悉的</w:t>
      </w:r>
      <w:r w:rsidRPr="0058115E">
        <w:rPr>
          <w:rFonts w:ascii="Times New Roman" w:hAnsi="Times New Roman"/>
        </w:rPr>
        <w:t>Spring MVC+Hibernate</w:t>
      </w:r>
      <w:r w:rsidRPr="0058115E">
        <w:rPr>
          <w:rFonts w:ascii="Times New Roman" w:hAnsi="Times New Roman"/>
        </w:rPr>
        <w:t>开发。两大流行框架各自优点不同。基于</w:t>
      </w:r>
      <w:r w:rsidRPr="0058115E">
        <w:rPr>
          <w:rFonts w:ascii="Times New Roman" w:hAnsi="Times New Roman"/>
        </w:rPr>
        <w:t>Spring MVC</w:t>
      </w:r>
      <w:r w:rsidRPr="0058115E">
        <w:rPr>
          <w:rFonts w:ascii="Times New Roman" w:hAnsi="Times New Roman"/>
        </w:rPr>
        <w:t>开发的代码，有着自动注解功能，在</w:t>
      </w:r>
      <w:r w:rsidRPr="0058115E">
        <w:rPr>
          <w:rFonts w:ascii="Times New Roman" w:hAnsi="Times New Roman"/>
        </w:rPr>
        <w:t>Spring</w:t>
      </w:r>
      <w:r w:rsidRPr="0058115E">
        <w:rPr>
          <w:rFonts w:ascii="Times New Roman" w:hAnsi="Times New Roman"/>
        </w:rPr>
        <w:t>配置文件写上相关配置，加上</w:t>
      </w:r>
      <w:r w:rsidRPr="0058115E">
        <w:rPr>
          <w:rFonts w:ascii="Times New Roman" w:hAnsi="Times New Roman"/>
        </w:rPr>
        <w:t>JSON</w:t>
      </w:r>
      <w:r w:rsidRPr="0058115E">
        <w:rPr>
          <w:rFonts w:ascii="Times New Roman" w:hAnsi="Times New Roman"/>
        </w:rPr>
        <w:t>数据格式做数据承载，让前台代码与后台逻辑代码交互更加灵活，开发更快。</w:t>
      </w:r>
      <w:r w:rsidRPr="0058115E">
        <w:rPr>
          <w:rFonts w:ascii="Times New Roman" w:hAnsi="Times New Roman"/>
        </w:rPr>
        <w:t>Hibernate</w:t>
      </w:r>
      <w:r w:rsidRPr="0058115E">
        <w:rPr>
          <w:rFonts w:ascii="Times New Roman" w:hAnsi="Times New Roman"/>
        </w:rPr>
        <w:t>上，与数据库交互，其有着自己的封装代码，且更高效，基本舍弃了以往繁琐的</w:t>
      </w:r>
      <w:r w:rsidRPr="0058115E">
        <w:rPr>
          <w:rFonts w:ascii="Times New Roman" w:hAnsi="Times New Roman"/>
        </w:rPr>
        <w:t>JDBC</w:t>
      </w:r>
      <w:r w:rsidRPr="0058115E">
        <w:rPr>
          <w:rFonts w:ascii="Times New Roman" w:hAnsi="Times New Roman"/>
        </w:rPr>
        <w:t>的代码开发。</w:t>
      </w:r>
    </w:p>
    <w:p w:rsidR="00F428C6" w:rsidRPr="0058115E" w:rsidRDefault="00F428C6">
      <w:pPr>
        <w:ind w:firstLine="480"/>
        <w:rPr>
          <w:rFonts w:ascii="Times New Roman" w:hAnsi="Times New Roman"/>
        </w:rPr>
      </w:pPr>
      <w:r w:rsidRPr="0058115E">
        <w:rPr>
          <w:rFonts w:ascii="Times New Roman" w:hAnsi="Times New Roman"/>
        </w:rPr>
        <w:t>由于本人时间紧凑，能力不足，开发功能主要为客户能够自由在网上购票，省时省力，后台管理端主要体现在管理员能够资源管理客户资料，并且能录入车辆以及司机信息，或者制定出相关班次车票。</w:t>
      </w:r>
    </w:p>
    <w:p w:rsidR="00AD351E" w:rsidRDefault="00F428C6">
      <w:pPr>
        <w:ind w:firstLine="480"/>
        <w:rPr>
          <w:rFonts w:ascii="Times New Roman" w:hAnsi="Times New Roman"/>
        </w:rPr>
        <w:sectPr w:rsidR="00AD351E">
          <w:pgSz w:w="11906" w:h="16838"/>
          <w:pgMar w:top="1361" w:right="1361" w:bottom="1361" w:left="1361" w:header="851" w:footer="851" w:gutter="0"/>
          <w:cols w:space="720"/>
          <w:docGrid w:type="linesAndChars" w:linePitch="312"/>
        </w:sectPr>
      </w:pPr>
      <w:r w:rsidRPr="0058115E">
        <w:rPr>
          <w:rFonts w:ascii="Times New Roman" w:hAnsi="Times New Roman"/>
        </w:rPr>
        <w:t xml:space="preserve"> </w:t>
      </w:r>
      <w:r w:rsidRPr="0058115E">
        <w:rPr>
          <w:rFonts w:ascii="Times New Roman" w:hAnsi="Times New Roman"/>
        </w:rPr>
        <w:t>因此，想个人开发出完美的系统，以后还要多加学习。</w:t>
      </w:r>
    </w:p>
    <w:p w:rsidR="00F428C6" w:rsidRPr="00326F9C" w:rsidRDefault="00F428C6">
      <w:pPr>
        <w:pStyle w:val="afd"/>
        <w:ind w:leftChars="0" w:left="0" w:firstLineChars="0" w:firstLine="0"/>
        <w:jc w:val="center"/>
        <w:outlineLvl w:val="0"/>
        <w:rPr>
          <w:rFonts w:ascii="黑体" w:eastAsia="黑体" w:hAnsi="黑体"/>
          <w:sz w:val="28"/>
          <w:szCs w:val="28"/>
        </w:rPr>
      </w:pPr>
      <w:bookmarkStart w:id="551" w:name="_Toc168545613"/>
      <w:bookmarkStart w:id="552" w:name="_Toc169251747"/>
      <w:bookmarkStart w:id="553" w:name="_Toc169253553"/>
      <w:bookmarkStart w:id="554" w:name="_Toc169368251"/>
      <w:bookmarkStart w:id="555" w:name="_Toc170380754"/>
      <w:bookmarkStart w:id="556" w:name="_Toc170537917"/>
      <w:bookmarkStart w:id="557" w:name="_Toc170578620"/>
      <w:bookmarkStart w:id="558" w:name="_Toc170580853"/>
      <w:bookmarkStart w:id="559" w:name="_Toc170669102"/>
      <w:bookmarkStart w:id="560" w:name="_Toc170743364"/>
      <w:bookmarkStart w:id="561" w:name="_Toc170743802"/>
      <w:bookmarkStart w:id="562" w:name="_Toc289861353"/>
      <w:bookmarkStart w:id="563" w:name="_Toc383862633"/>
      <w:bookmarkStart w:id="564" w:name="_Toc383864700"/>
      <w:bookmarkStart w:id="565" w:name="_Toc383865225"/>
      <w:bookmarkStart w:id="566" w:name="_Toc385599553"/>
      <w:bookmarkStart w:id="567" w:name="_Toc448606871"/>
      <w:bookmarkStart w:id="568" w:name="_Toc448607182"/>
      <w:bookmarkStart w:id="569" w:name="_Toc448828543"/>
      <w:bookmarkStart w:id="570" w:name="_Toc450785087"/>
      <w:r w:rsidRPr="00326F9C">
        <w:rPr>
          <w:rFonts w:ascii="黑体" w:eastAsia="黑体" w:hAnsi="黑体" w:hint="eastAsia"/>
          <w:sz w:val="28"/>
          <w:szCs w:val="28"/>
        </w:rPr>
        <w:lastRenderedPageBreak/>
        <w:t>参</w:t>
      </w:r>
      <w:r w:rsidR="00326F9C">
        <w:rPr>
          <w:rFonts w:ascii="黑体" w:eastAsia="黑体" w:hAnsi="黑体" w:hint="eastAsia"/>
          <w:sz w:val="28"/>
          <w:szCs w:val="28"/>
        </w:rPr>
        <w:t xml:space="preserve"> </w:t>
      </w:r>
      <w:r w:rsidRPr="00326F9C">
        <w:rPr>
          <w:rFonts w:ascii="黑体" w:eastAsia="黑体" w:hAnsi="黑体" w:hint="eastAsia"/>
          <w:sz w:val="28"/>
          <w:szCs w:val="28"/>
        </w:rPr>
        <w:t>考</w:t>
      </w:r>
      <w:r w:rsidR="00326F9C">
        <w:rPr>
          <w:rFonts w:ascii="黑体" w:eastAsia="黑体" w:hAnsi="黑体" w:hint="eastAsia"/>
          <w:sz w:val="28"/>
          <w:szCs w:val="28"/>
        </w:rPr>
        <w:t xml:space="preserve"> </w:t>
      </w:r>
      <w:r w:rsidRPr="00326F9C">
        <w:rPr>
          <w:rFonts w:ascii="黑体" w:eastAsia="黑体" w:hAnsi="黑体" w:hint="eastAsia"/>
          <w:sz w:val="28"/>
          <w:szCs w:val="28"/>
        </w:rPr>
        <w:t>文</w:t>
      </w:r>
      <w:r w:rsidR="00326F9C">
        <w:rPr>
          <w:rFonts w:ascii="黑体" w:eastAsia="黑体" w:hAnsi="黑体" w:hint="eastAsia"/>
          <w:sz w:val="28"/>
          <w:szCs w:val="28"/>
        </w:rPr>
        <w:t xml:space="preserve"> </w:t>
      </w:r>
      <w:r w:rsidRPr="00326F9C">
        <w:rPr>
          <w:rFonts w:ascii="黑体" w:eastAsia="黑体" w:hAnsi="黑体" w:hint="eastAsia"/>
          <w:sz w:val="28"/>
          <w:szCs w:val="28"/>
        </w:rPr>
        <w:t>献</w:t>
      </w:r>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p>
    <w:p w:rsidR="00F428C6" w:rsidRPr="0058115E" w:rsidRDefault="00F428C6">
      <w:pPr>
        <w:ind w:firstLineChars="0" w:firstLine="0"/>
        <w:rPr>
          <w:rFonts w:ascii="Times New Roman" w:hAnsi="Times New Roman"/>
          <w:sz w:val="21"/>
          <w:szCs w:val="21"/>
        </w:rPr>
      </w:pPr>
      <w:r w:rsidRPr="0058115E">
        <w:rPr>
          <w:rFonts w:ascii="Times New Roman" w:hAnsi="Times New Roman"/>
          <w:sz w:val="21"/>
          <w:szCs w:val="21"/>
        </w:rPr>
        <w:t>[1] </w:t>
      </w:r>
      <w:r w:rsidRPr="0058115E">
        <w:rPr>
          <w:rFonts w:ascii="Times New Roman" w:hAnsi="Times New Roman" w:hint="eastAsia"/>
          <w:sz w:val="21"/>
          <w:szCs w:val="21"/>
        </w:rPr>
        <w:t>高红岩</w:t>
      </w:r>
      <w:r w:rsidRPr="0058115E">
        <w:rPr>
          <w:rFonts w:ascii="Times New Roman" w:hAnsi="Times New Roman" w:hint="eastAsia"/>
          <w:sz w:val="21"/>
          <w:szCs w:val="21"/>
        </w:rPr>
        <w:t>.</w:t>
      </w:r>
      <w:r w:rsidRPr="0058115E">
        <w:rPr>
          <w:rFonts w:ascii="Times New Roman" w:hAnsi="Times New Roman" w:hint="eastAsia"/>
          <w:sz w:val="21"/>
          <w:szCs w:val="21"/>
        </w:rPr>
        <w:t>基于</w:t>
      </w:r>
      <w:r w:rsidRPr="0058115E">
        <w:rPr>
          <w:rFonts w:ascii="Times New Roman" w:hAnsi="Times New Roman"/>
          <w:sz w:val="21"/>
          <w:szCs w:val="21"/>
        </w:rPr>
        <w:t>MVC+MyEclipse</w:t>
      </w:r>
      <w:r w:rsidRPr="0058115E">
        <w:rPr>
          <w:rFonts w:ascii="Times New Roman" w:hAnsi="Times New Roman" w:hint="eastAsia"/>
          <w:sz w:val="21"/>
          <w:szCs w:val="21"/>
        </w:rPr>
        <w:t>的</w:t>
      </w:r>
      <w:r w:rsidRPr="0058115E">
        <w:rPr>
          <w:rFonts w:ascii="Times New Roman" w:hAnsi="Times New Roman"/>
          <w:sz w:val="21"/>
          <w:szCs w:val="21"/>
        </w:rPr>
        <w:t>JavaWeb</w:t>
      </w:r>
      <w:r w:rsidRPr="0058115E">
        <w:rPr>
          <w:rFonts w:ascii="Times New Roman" w:hAnsi="Times New Roman" w:hint="eastAsia"/>
          <w:sz w:val="21"/>
          <w:szCs w:val="21"/>
        </w:rPr>
        <w:t>应用开发</w:t>
      </w:r>
      <w:r w:rsidRPr="0058115E">
        <w:rPr>
          <w:rFonts w:ascii="Times New Roman" w:hAnsi="Times New Roman" w:cs="Arial" w:hint="eastAsia"/>
          <w:color w:val="333333"/>
          <w:sz w:val="21"/>
          <w:szCs w:val="21"/>
          <w:shd w:val="clear" w:color="auto" w:fill="FFFFFF"/>
        </w:rPr>
        <w:t>[</w:t>
      </w:r>
      <w:r w:rsidRPr="0058115E">
        <w:rPr>
          <w:rFonts w:ascii="Times New Roman" w:hAnsi="Times New Roman"/>
          <w:color w:val="333333"/>
          <w:sz w:val="21"/>
          <w:szCs w:val="21"/>
          <w:shd w:val="clear" w:color="auto" w:fill="FFFFFF"/>
        </w:rPr>
        <w:t>M</w:t>
      </w:r>
      <w:r w:rsidRPr="0058115E">
        <w:rPr>
          <w:rFonts w:ascii="Times New Roman" w:hAnsi="Times New Roman" w:cs="Arial" w:hint="eastAsia"/>
          <w:color w:val="333333"/>
          <w:sz w:val="21"/>
          <w:szCs w:val="21"/>
          <w:shd w:val="clear" w:color="auto" w:fill="FFFFFF"/>
        </w:rPr>
        <w:t>].</w:t>
      </w:r>
      <w:r w:rsidRPr="0058115E">
        <w:rPr>
          <w:rFonts w:ascii="Times New Roman" w:hAnsi="Times New Roman" w:hint="eastAsia"/>
          <w:sz w:val="21"/>
          <w:szCs w:val="21"/>
        </w:rPr>
        <w:t>北京科学出版社</w:t>
      </w:r>
      <w:r w:rsidRPr="0058115E">
        <w:rPr>
          <w:rFonts w:ascii="Times New Roman" w:hAnsi="Times New Roman" w:hint="eastAsia"/>
          <w:sz w:val="21"/>
          <w:szCs w:val="21"/>
        </w:rPr>
        <w:t>,</w:t>
      </w:r>
      <w:r w:rsidRPr="0058115E">
        <w:rPr>
          <w:rFonts w:ascii="Times New Roman" w:hAnsi="Times New Roman"/>
          <w:sz w:val="21"/>
          <w:szCs w:val="21"/>
        </w:rPr>
        <w:t>2007</w:t>
      </w:r>
      <w:r w:rsidRPr="0058115E">
        <w:rPr>
          <w:rFonts w:ascii="Times New Roman" w:hAnsi="Times New Roman" w:hint="eastAsia"/>
          <w:sz w:val="21"/>
          <w:szCs w:val="21"/>
        </w:rPr>
        <w:t>．</w:t>
      </w:r>
    </w:p>
    <w:p w:rsidR="00F428C6" w:rsidRPr="0058115E" w:rsidRDefault="00F428C6">
      <w:pPr>
        <w:ind w:firstLineChars="0" w:firstLine="0"/>
        <w:rPr>
          <w:rFonts w:ascii="Times New Roman" w:hAnsi="Times New Roman"/>
          <w:sz w:val="21"/>
          <w:szCs w:val="21"/>
        </w:rPr>
      </w:pPr>
      <w:r w:rsidRPr="0058115E">
        <w:rPr>
          <w:rFonts w:ascii="Times New Roman" w:hAnsi="Times New Roman"/>
          <w:sz w:val="21"/>
          <w:szCs w:val="21"/>
        </w:rPr>
        <w:t>[2] </w:t>
      </w:r>
      <w:r w:rsidRPr="0058115E">
        <w:rPr>
          <w:rFonts w:ascii="Times New Roman" w:hAnsi="Times New Roman" w:hint="eastAsia"/>
          <w:sz w:val="21"/>
          <w:szCs w:val="21"/>
        </w:rPr>
        <w:t>胡书敏</w:t>
      </w:r>
      <w:r w:rsidRPr="0058115E">
        <w:rPr>
          <w:rFonts w:ascii="Times New Roman" w:hAnsi="Times New Roman"/>
          <w:sz w:val="21"/>
          <w:szCs w:val="21"/>
        </w:rPr>
        <w:t>.Servlet</w:t>
      </w:r>
      <w:r w:rsidRPr="0058115E">
        <w:rPr>
          <w:rFonts w:ascii="Times New Roman" w:hAnsi="Times New Roman" w:hint="eastAsia"/>
          <w:sz w:val="21"/>
          <w:szCs w:val="21"/>
        </w:rPr>
        <w:t>与</w:t>
      </w:r>
      <w:r w:rsidRPr="0058115E">
        <w:rPr>
          <w:rFonts w:ascii="Times New Roman" w:hAnsi="Times New Roman"/>
          <w:sz w:val="21"/>
          <w:szCs w:val="21"/>
        </w:rPr>
        <w:t>JSP</w:t>
      </w:r>
      <w:r w:rsidRPr="0058115E">
        <w:rPr>
          <w:rFonts w:ascii="Times New Roman" w:hAnsi="Times New Roman" w:hint="eastAsia"/>
          <w:sz w:val="21"/>
          <w:szCs w:val="21"/>
        </w:rPr>
        <w:t>核心编程</w:t>
      </w:r>
      <w:r w:rsidRPr="0058115E">
        <w:rPr>
          <w:rFonts w:ascii="Times New Roman" w:hAnsi="Times New Roman" w:cs="Arial" w:hint="eastAsia"/>
          <w:color w:val="333333"/>
          <w:sz w:val="21"/>
          <w:szCs w:val="21"/>
          <w:shd w:val="clear" w:color="auto" w:fill="FFFFFF"/>
        </w:rPr>
        <w:t>[</w:t>
      </w:r>
      <w:r w:rsidRPr="0058115E">
        <w:rPr>
          <w:rFonts w:ascii="Times New Roman" w:hAnsi="Times New Roman"/>
          <w:color w:val="333333"/>
          <w:sz w:val="21"/>
          <w:szCs w:val="21"/>
          <w:shd w:val="clear" w:color="auto" w:fill="FFFFFF"/>
        </w:rPr>
        <w:t>M</w:t>
      </w:r>
      <w:r w:rsidRPr="0058115E">
        <w:rPr>
          <w:rFonts w:ascii="Times New Roman" w:hAnsi="Times New Roman" w:cs="Arial" w:hint="eastAsia"/>
          <w:color w:val="333333"/>
          <w:sz w:val="21"/>
          <w:szCs w:val="21"/>
          <w:shd w:val="clear" w:color="auto" w:fill="FFFFFF"/>
        </w:rPr>
        <w:t>].</w:t>
      </w:r>
      <w:r w:rsidRPr="0058115E">
        <w:rPr>
          <w:rFonts w:ascii="Times New Roman" w:hAnsi="Times New Roman" w:hint="eastAsia"/>
          <w:sz w:val="21"/>
          <w:szCs w:val="21"/>
        </w:rPr>
        <w:t>清华大学出版社</w:t>
      </w:r>
      <w:r w:rsidRPr="0058115E">
        <w:rPr>
          <w:rFonts w:ascii="Times New Roman" w:hAnsi="Times New Roman"/>
          <w:sz w:val="21"/>
          <w:szCs w:val="21"/>
        </w:rPr>
        <w:t>,2009</w:t>
      </w:r>
      <w:r w:rsidRPr="0058115E">
        <w:rPr>
          <w:rFonts w:ascii="Times New Roman" w:hAnsi="Times New Roman" w:hint="eastAsia"/>
          <w:sz w:val="21"/>
          <w:szCs w:val="21"/>
        </w:rPr>
        <w:t>．</w:t>
      </w:r>
    </w:p>
    <w:p w:rsidR="00F428C6" w:rsidRPr="0058115E" w:rsidRDefault="00F428C6">
      <w:pPr>
        <w:ind w:firstLineChars="0" w:firstLine="0"/>
        <w:rPr>
          <w:rFonts w:ascii="Times New Roman" w:hAnsi="Times New Roman"/>
          <w:sz w:val="21"/>
          <w:szCs w:val="21"/>
        </w:rPr>
      </w:pPr>
      <w:r w:rsidRPr="0058115E">
        <w:rPr>
          <w:rFonts w:ascii="Times New Roman" w:hAnsi="Times New Roman"/>
          <w:sz w:val="21"/>
          <w:szCs w:val="21"/>
        </w:rPr>
        <w:t>[3] </w:t>
      </w:r>
      <w:r w:rsidRPr="0058115E">
        <w:rPr>
          <w:rFonts w:ascii="Times New Roman" w:hAnsi="Times New Roman" w:hint="eastAsia"/>
          <w:sz w:val="21"/>
          <w:szCs w:val="21"/>
        </w:rPr>
        <w:t>林信良</w:t>
      </w:r>
      <w:r w:rsidRPr="0058115E">
        <w:rPr>
          <w:rFonts w:ascii="Times New Roman" w:hAnsi="Times New Roman"/>
          <w:sz w:val="21"/>
          <w:szCs w:val="21"/>
        </w:rPr>
        <w:t>.Servlet&amp;JSP</w:t>
      </w:r>
      <w:r w:rsidRPr="0058115E">
        <w:rPr>
          <w:rFonts w:ascii="Times New Roman" w:hAnsi="Times New Roman" w:hint="eastAsia"/>
          <w:sz w:val="21"/>
          <w:szCs w:val="21"/>
        </w:rPr>
        <w:t>学习笔记</w:t>
      </w:r>
      <w:r w:rsidRPr="0058115E">
        <w:rPr>
          <w:rFonts w:ascii="Times New Roman" w:hAnsi="Times New Roman" w:cs="Arial" w:hint="eastAsia"/>
          <w:color w:val="333333"/>
          <w:sz w:val="21"/>
          <w:szCs w:val="21"/>
          <w:shd w:val="clear" w:color="auto" w:fill="FFFFFF"/>
        </w:rPr>
        <w:t>[</w:t>
      </w:r>
      <w:r w:rsidRPr="0058115E">
        <w:rPr>
          <w:rFonts w:ascii="Times New Roman" w:hAnsi="Times New Roman"/>
          <w:color w:val="333333"/>
          <w:sz w:val="21"/>
          <w:szCs w:val="21"/>
          <w:shd w:val="clear" w:color="auto" w:fill="FFFFFF"/>
        </w:rPr>
        <w:t>M</w:t>
      </w:r>
      <w:r w:rsidRPr="0058115E">
        <w:rPr>
          <w:rFonts w:ascii="Times New Roman" w:hAnsi="Times New Roman" w:cs="Arial" w:hint="eastAsia"/>
          <w:color w:val="333333"/>
          <w:sz w:val="21"/>
          <w:szCs w:val="21"/>
          <w:shd w:val="clear" w:color="auto" w:fill="FFFFFF"/>
        </w:rPr>
        <w:t>]</w:t>
      </w:r>
      <w:r w:rsidRPr="0058115E">
        <w:rPr>
          <w:rFonts w:ascii="Times New Roman" w:hAnsi="Times New Roman" w:hint="eastAsia"/>
          <w:sz w:val="21"/>
          <w:szCs w:val="21"/>
        </w:rPr>
        <w:t>.</w:t>
      </w:r>
      <w:r w:rsidRPr="0058115E">
        <w:rPr>
          <w:rFonts w:ascii="Times New Roman" w:hAnsi="Times New Roman" w:hint="eastAsia"/>
          <w:sz w:val="21"/>
          <w:szCs w:val="21"/>
        </w:rPr>
        <w:t>清华大学出版社</w:t>
      </w:r>
      <w:r w:rsidRPr="0058115E">
        <w:rPr>
          <w:rFonts w:ascii="Times New Roman" w:hAnsi="Times New Roman"/>
          <w:sz w:val="21"/>
          <w:szCs w:val="21"/>
        </w:rPr>
        <w:t>,2010</w:t>
      </w:r>
      <w:r w:rsidRPr="0058115E">
        <w:rPr>
          <w:rFonts w:ascii="Times New Roman" w:hAnsi="Times New Roman" w:hint="eastAsia"/>
          <w:sz w:val="21"/>
          <w:szCs w:val="21"/>
        </w:rPr>
        <w:t>．</w:t>
      </w:r>
    </w:p>
    <w:p w:rsidR="00F428C6" w:rsidRPr="0058115E" w:rsidRDefault="00F428C6">
      <w:pPr>
        <w:ind w:firstLineChars="0" w:firstLine="0"/>
        <w:rPr>
          <w:rFonts w:ascii="Times New Roman" w:hAnsi="Times New Roman"/>
          <w:sz w:val="21"/>
          <w:szCs w:val="21"/>
        </w:rPr>
      </w:pPr>
      <w:r w:rsidRPr="0058115E">
        <w:rPr>
          <w:rFonts w:ascii="Times New Roman" w:hAnsi="Times New Roman"/>
          <w:sz w:val="21"/>
          <w:szCs w:val="21"/>
        </w:rPr>
        <w:t>[4] </w:t>
      </w:r>
      <w:r w:rsidRPr="0058115E">
        <w:rPr>
          <w:rFonts w:ascii="Times New Roman" w:hAnsi="Times New Roman" w:hint="eastAsia"/>
          <w:sz w:val="21"/>
          <w:szCs w:val="21"/>
        </w:rPr>
        <w:t>刘京华</w:t>
      </w:r>
      <w:r w:rsidRPr="0058115E">
        <w:rPr>
          <w:rFonts w:ascii="Times New Roman" w:hAnsi="Times New Roman"/>
          <w:sz w:val="21"/>
          <w:szCs w:val="21"/>
        </w:rPr>
        <w:t>.JavaWeb</w:t>
      </w:r>
      <w:r w:rsidRPr="0058115E">
        <w:rPr>
          <w:rFonts w:ascii="Times New Roman" w:hAnsi="Times New Roman" w:hint="eastAsia"/>
          <w:sz w:val="21"/>
          <w:szCs w:val="21"/>
        </w:rPr>
        <w:t>整合开发王者归来</w:t>
      </w:r>
      <w:r w:rsidRPr="0058115E">
        <w:rPr>
          <w:rFonts w:ascii="Times New Roman" w:hAnsi="Times New Roman" w:cs="Arial" w:hint="eastAsia"/>
          <w:color w:val="333333"/>
          <w:sz w:val="21"/>
          <w:szCs w:val="21"/>
          <w:shd w:val="clear" w:color="auto" w:fill="FFFFFF"/>
        </w:rPr>
        <w:t>[</w:t>
      </w:r>
      <w:r w:rsidRPr="0058115E">
        <w:rPr>
          <w:rFonts w:ascii="Times New Roman" w:hAnsi="Times New Roman"/>
          <w:color w:val="333333"/>
          <w:sz w:val="21"/>
          <w:szCs w:val="21"/>
          <w:shd w:val="clear" w:color="auto" w:fill="FFFFFF"/>
        </w:rPr>
        <w:t>M</w:t>
      </w:r>
      <w:r w:rsidRPr="0058115E">
        <w:rPr>
          <w:rFonts w:ascii="Times New Roman" w:hAnsi="Times New Roman" w:cs="Arial" w:hint="eastAsia"/>
          <w:color w:val="333333"/>
          <w:sz w:val="21"/>
          <w:szCs w:val="21"/>
          <w:shd w:val="clear" w:color="auto" w:fill="FFFFFF"/>
        </w:rPr>
        <w:t>]</w:t>
      </w:r>
      <w:r w:rsidRPr="0058115E">
        <w:rPr>
          <w:rFonts w:ascii="Times New Roman" w:hAnsi="Times New Roman" w:hint="eastAsia"/>
          <w:sz w:val="21"/>
          <w:szCs w:val="21"/>
        </w:rPr>
        <w:t>.</w:t>
      </w:r>
      <w:r w:rsidRPr="0058115E">
        <w:rPr>
          <w:rFonts w:ascii="Times New Roman" w:hAnsi="Times New Roman" w:hint="eastAsia"/>
          <w:sz w:val="21"/>
          <w:szCs w:val="21"/>
        </w:rPr>
        <w:t>清华大学出版社</w:t>
      </w:r>
      <w:r w:rsidRPr="0058115E">
        <w:rPr>
          <w:rFonts w:ascii="Times New Roman" w:hAnsi="Times New Roman"/>
          <w:sz w:val="21"/>
          <w:szCs w:val="21"/>
        </w:rPr>
        <w:t>,2010</w:t>
      </w:r>
      <w:r w:rsidRPr="0058115E">
        <w:rPr>
          <w:rFonts w:ascii="Times New Roman" w:hAnsi="Times New Roman" w:hint="eastAsia"/>
          <w:sz w:val="21"/>
          <w:szCs w:val="21"/>
        </w:rPr>
        <w:t>．</w:t>
      </w:r>
    </w:p>
    <w:p w:rsidR="00F428C6" w:rsidRPr="0058115E" w:rsidRDefault="00F428C6">
      <w:pPr>
        <w:ind w:firstLineChars="0" w:firstLine="0"/>
        <w:rPr>
          <w:rFonts w:ascii="Times New Roman" w:hAnsi="Times New Roman"/>
          <w:sz w:val="21"/>
          <w:szCs w:val="21"/>
        </w:rPr>
      </w:pPr>
      <w:r w:rsidRPr="0058115E">
        <w:rPr>
          <w:rFonts w:ascii="Times New Roman" w:hAnsi="Times New Roman"/>
          <w:sz w:val="21"/>
          <w:szCs w:val="21"/>
        </w:rPr>
        <w:t>[5] </w:t>
      </w:r>
      <w:r w:rsidRPr="0058115E">
        <w:rPr>
          <w:rFonts w:ascii="Times New Roman" w:hAnsi="Times New Roman" w:hint="eastAsia"/>
          <w:sz w:val="21"/>
          <w:szCs w:val="21"/>
        </w:rPr>
        <w:t>张孝祥</w:t>
      </w:r>
      <w:r w:rsidRPr="0058115E">
        <w:rPr>
          <w:rFonts w:ascii="Times New Roman" w:hAnsi="Times New Roman"/>
          <w:sz w:val="21"/>
          <w:szCs w:val="21"/>
        </w:rPr>
        <w:t>,</w:t>
      </w:r>
      <w:r w:rsidRPr="0058115E">
        <w:rPr>
          <w:rFonts w:ascii="Times New Roman" w:hAnsi="Times New Roman" w:hint="eastAsia"/>
          <w:sz w:val="21"/>
          <w:szCs w:val="21"/>
        </w:rPr>
        <w:t>徐明华</w:t>
      </w:r>
      <w:r w:rsidRPr="0058115E">
        <w:rPr>
          <w:rFonts w:ascii="Times New Roman" w:hAnsi="Times New Roman"/>
          <w:sz w:val="21"/>
          <w:szCs w:val="21"/>
        </w:rPr>
        <w:t>,</w:t>
      </w:r>
      <w:r w:rsidRPr="0058115E">
        <w:rPr>
          <w:rFonts w:ascii="Times New Roman" w:hAnsi="Times New Roman" w:hint="eastAsia"/>
          <w:sz w:val="21"/>
          <w:szCs w:val="21"/>
        </w:rPr>
        <w:t>邱加永</w:t>
      </w:r>
      <w:r w:rsidRPr="0058115E">
        <w:rPr>
          <w:rFonts w:ascii="Times New Roman" w:hAnsi="Times New Roman"/>
          <w:sz w:val="21"/>
          <w:szCs w:val="21"/>
        </w:rPr>
        <w:t>,</w:t>
      </w:r>
      <w:r w:rsidRPr="0058115E">
        <w:rPr>
          <w:rFonts w:ascii="Times New Roman" w:hAnsi="Times New Roman" w:hint="eastAsia"/>
          <w:sz w:val="21"/>
          <w:szCs w:val="21"/>
        </w:rPr>
        <w:t>卞志城</w:t>
      </w:r>
      <w:r w:rsidRPr="0058115E">
        <w:rPr>
          <w:rFonts w:ascii="Times New Roman" w:hAnsi="Times New Roman"/>
          <w:sz w:val="21"/>
          <w:szCs w:val="21"/>
        </w:rPr>
        <w:t>.JSP</w:t>
      </w:r>
      <w:r w:rsidRPr="0058115E">
        <w:rPr>
          <w:rFonts w:ascii="Times New Roman" w:hAnsi="Times New Roman" w:hint="eastAsia"/>
          <w:sz w:val="21"/>
          <w:szCs w:val="21"/>
        </w:rPr>
        <w:t>基础与案例开发详解</w:t>
      </w:r>
      <w:r w:rsidRPr="0058115E">
        <w:rPr>
          <w:rFonts w:ascii="Times New Roman" w:hAnsi="Times New Roman" w:cs="Arial" w:hint="eastAsia"/>
          <w:color w:val="333333"/>
          <w:sz w:val="21"/>
          <w:szCs w:val="21"/>
          <w:shd w:val="clear" w:color="auto" w:fill="FFFFFF"/>
        </w:rPr>
        <w:t>[</w:t>
      </w:r>
      <w:r w:rsidRPr="0058115E">
        <w:rPr>
          <w:rFonts w:ascii="Times New Roman" w:hAnsi="Times New Roman"/>
          <w:color w:val="333333"/>
          <w:sz w:val="21"/>
          <w:szCs w:val="21"/>
          <w:shd w:val="clear" w:color="auto" w:fill="FFFFFF"/>
        </w:rPr>
        <w:t>M</w:t>
      </w:r>
      <w:r w:rsidRPr="0058115E">
        <w:rPr>
          <w:rFonts w:ascii="Times New Roman" w:hAnsi="Times New Roman" w:cs="Arial" w:hint="eastAsia"/>
          <w:color w:val="333333"/>
          <w:sz w:val="21"/>
          <w:szCs w:val="21"/>
          <w:shd w:val="clear" w:color="auto" w:fill="FFFFFF"/>
        </w:rPr>
        <w:t>]</w:t>
      </w:r>
      <w:r w:rsidRPr="0058115E">
        <w:rPr>
          <w:rFonts w:ascii="Times New Roman" w:hAnsi="Times New Roman" w:hint="eastAsia"/>
          <w:sz w:val="21"/>
          <w:szCs w:val="21"/>
        </w:rPr>
        <w:t>.</w:t>
      </w:r>
      <w:r w:rsidRPr="0058115E">
        <w:rPr>
          <w:rFonts w:ascii="Times New Roman" w:hAnsi="Times New Roman" w:hint="eastAsia"/>
          <w:sz w:val="21"/>
          <w:szCs w:val="21"/>
        </w:rPr>
        <w:t>清华大学出版社</w:t>
      </w:r>
      <w:r w:rsidRPr="0058115E">
        <w:rPr>
          <w:rFonts w:ascii="Times New Roman" w:hAnsi="Times New Roman"/>
          <w:sz w:val="21"/>
          <w:szCs w:val="21"/>
        </w:rPr>
        <w:t>,2010</w:t>
      </w:r>
      <w:r w:rsidRPr="0058115E">
        <w:rPr>
          <w:rFonts w:ascii="Times New Roman" w:hAnsi="Times New Roman" w:hint="eastAsia"/>
          <w:sz w:val="21"/>
          <w:szCs w:val="21"/>
        </w:rPr>
        <w:t>．</w:t>
      </w:r>
    </w:p>
    <w:p w:rsidR="00F428C6" w:rsidRPr="0058115E" w:rsidRDefault="00F428C6">
      <w:pPr>
        <w:ind w:firstLineChars="0" w:firstLine="0"/>
        <w:rPr>
          <w:rFonts w:ascii="Times New Roman" w:hAnsi="Times New Roman"/>
          <w:sz w:val="21"/>
          <w:szCs w:val="21"/>
        </w:rPr>
      </w:pPr>
      <w:r w:rsidRPr="0058115E">
        <w:rPr>
          <w:rFonts w:ascii="Times New Roman" w:hAnsi="Times New Roman"/>
          <w:sz w:val="21"/>
          <w:szCs w:val="21"/>
        </w:rPr>
        <w:t>[6]</w:t>
      </w:r>
      <w:r w:rsidR="00AD351E">
        <w:rPr>
          <w:rFonts w:ascii="Times New Roman" w:hAnsi="Times New Roman" w:hint="eastAsia"/>
          <w:sz w:val="21"/>
          <w:szCs w:val="21"/>
        </w:rPr>
        <w:t xml:space="preserve"> </w:t>
      </w:r>
      <w:r w:rsidRPr="0058115E">
        <w:rPr>
          <w:rFonts w:ascii="Times New Roman" w:hAnsi="Times New Roman" w:hint="eastAsia"/>
          <w:sz w:val="21"/>
          <w:szCs w:val="21"/>
        </w:rPr>
        <w:t>黄权</w:t>
      </w:r>
      <w:r w:rsidRPr="0058115E">
        <w:rPr>
          <w:rFonts w:ascii="Times New Roman" w:hAnsi="Times New Roman" w:hint="eastAsia"/>
          <w:sz w:val="21"/>
          <w:szCs w:val="21"/>
        </w:rPr>
        <w:t>,</w:t>
      </w:r>
      <w:r w:rsidRPr="0058115E">
        <w:rPr>
          <w:rFonts w:ascii="Times New Roman" w:hAnsi="Times New Roman"/>
          <w:sz w:val="21"/>
          <w:szCs w:val="21"/>
        </w:rPr>
        <w:t>JavaWeb</w:t>
      </w:r>
      <w:r w:rsidRPr="0058115E">
        <w:rPr>
          <w:rFonts w:ascii="Times New Roman" w:hAnsi="Times New Roman" w:hint="eastAsia"/>
          <w:sz w:val="21"/>
          <w:szCs w:val="21"/>
        </w:rPr>
        <w:t>开发技术大全</w:t>
      </w:r>
      <w:r w:rsidRPr="0058115E">
        <w:rPr>
          <w:rFonts w:ascii="Times New Roman" w:hAnsi="Times New Roman" w:hint="eastAsia"/>
          <w:sz w:val="21"/>
          <w:szCs w:val="21"/>
        </w:rPr>
        <w:t>[</w:t>
      </w:r>
      <w:r w:rsidRPr="0058115E">
        <w:rPr>
          <w:rFonts w:ascii="Times New Roman" w:hAnsi="Times New Roman"/>
          <w:sz w:val="21"/>
          <w:szCs w:val="21"/>
        </w:rPr>
        <w:t>M</w:t>
      </w:r>
      <w:r w:rsidRPr="0058115E">
        <w:rPr>
          <w:rFonts w:ascii="Times New Roman" w:hAnsi="Times New Roman" w:hint="eastAsia"/>
          <w:sz w:val="21"/>
          <w:szCs w:val="21"/>
        </w:rPr>
        <w:t>].</w:t>
      </w:r>
      <w:r w:rsidRPr="0058115E">
        <w:rPr>
          <w:rFonts w:ascii="Times New Roman" w:hAnsi="Times New Roman" w:hint="eastAsia"/>
          <w:sz w:val="21"/>
          <w:szCs w:val="21"/>
        </w:rPr>
        <w:t>清华大学出版社</w:t>
      </w:r>
      <w:r w:rsidRPr="0058115E">
        <w:rPr>
          <w:rFonts w:ascii="Times New Roman" w:hAnsi="Times New Roman"/>
          <w:sz w:val="21"/>
          <w:szCs w:val="21"/>
        </w:rPr>
        <w:t>,2010</w:t>
      </w:r>
      <w:r w:rsidRPr="0058115E">
        <w:rPr>
          <w:rFonts w:ascii="Times New Roman" w:hAnsi="Times New Roman" w:hint="eastAsia"/>
          <w:sz w:val="21"/>
          <w:szCs w:val="21"/>
        </w:rPr>
        <w:t>．</w:t>
      </w:r>
    </w:p>
    <w:p w:rsidR="00F428C6" w:rsidRPr="0058115E" w:rsidRDefault="00F428C6">
      <w:pPr>
        <w:ind w:firstLineChars="0" w:firstLine="0"/>
        <w:rPr>
          <w:rFonts w:ascii="Times New Roman" w:hAnsi="Times New Roman"/>
          <w:sz w:val="21"/>
          <w:szCs w:val="21"/>
        </w:rPr>
      </w:pPr>
      <w:r w:rsidRPr="0058115E">
        <w:rPr>
          <w:rFonts w:ascii="Times New Roman" w:hAnsi="Times New Roman"/>
          <w:sz w:val="21"/>
          <w:szCs w:val="21"/>
        </w:rPr>
        <w:t>[7] </w:t>
      </w:r>
      <w:r w:rsidRPr="0058115E">
        <w:rPr>
          <w:rFonts w:ascii="Times New Roman" w:hAnsi="Times New Roman" w:hint="eastAsia"/>
          <w:sz w:val="21"/>
          <w:szCs w:val="21"/>
        </w:rPr>
        <w:t>刘晓华</w:t>
      </w:r>
      <w:r w:rsidRPr="0058115E">
        <w:rPr>
          <w:rFonts w:ascii="Times New Roman" w:hAnsi="Times New Roman"/>
          <w:sz w:val="21"/>
          <w:szCs w:val="21"/>
        </w:rPr>
        <w:t>.JSP</w:t>
      </w:r>
      <w:r w:rsidRPr="0058115E">
        <w:rPr>
          <w:rFonts w:ascii="Times New Roman" w:hAnsi="Times New Roman" w:hint="eastAsia"/>
          <w:sz w:val="21"/>
          <w:szCs w:val="21"/>
        </w:rPr>
        <w:t>应用开发详解</w:t>
      </w:r>
      <w:r w:rsidRPr="0058115E">
        <w:rPr>
          <w:rFonts w:ascii="Times New Roman" w:hAnsi="Times New Roman" w:cs="Arial" w:hint="eastAsia"/>
          <w:color w:val="333333"/>
          <w:sz w:val="21"/>
          <w:szCs w:val="21"/>
          <w:shd w:val="clear" w:color="auto" w:fill="FFFFFF"/>
        </w:rPr>
        <w:t>[</w:t>
      </w:r>
      <w:r w:rsidRPr="0058115E">
        <w:rPr>
          <w:rFonts w:ascii="Times New Roman" w:hAnsi="Times New Roman"/>
          <w:color w:val="333333"/>
          <w:sz w:val="21"/>
          <w:szCs w:val="21"/>
          <w:shd w:val="clear" w:color="auto" w:fill="FFFFFF"/>
        </w:rPr>
        <w:t>M</w:t>
      </w:r>
      <w:r w:rsidRPr="0058115E">
        <w:rPr>
          <w:rFonts w:ascii="Times New Roman" w:hAnsi="Times New Roman" w:cs="Arial" w:hint="eastAsia"/>
          <w:color w:val="333333"/>
          <w:sz w:val="21"/>
          <w:szCs w:val="21"/>
          <w:shd w:val="clear" w:color="auto" w:fill="FFFFFF"/>
        </w:rPr>
        <w:t>].</w:t>
      </w:r>
      <w:r w:rsidRPr="0058115E">
        <w:rPr>
          <w:rFonts w:ascii="Times New Roman" w:hAnsi="Times New Roman" w:hint="eastAsia"/>
          <w:sz w:val="21"/>
          <w:szCs w:val="21"/>
        </w:rPr>
        <w:t>电子工业出版社</w:t>
      </w:r>
      <w:r w:rsidRPr="0058115E">
        <w:rPr>
          <w:rFonts w:ascii="Times New Roman" w:hAnsi="Times New Roman" w:hint="eastAsia"/>
          <w:sz w:val="21"/>
          <w:szCs w:val="21"/>
        </w:rPr>
        <w:t>,</w:t>
      </w:r>
      <w:r w:rsidRPr="0058115E">
        <w:rPr>
          <w:rFonts w:ascii="Times New Roman" w:hAnsi="Times New Roman"/>
          <w:sz w:val="21"/>
          <w:szCs w:val="21"/>
        </w:rPr>
        <w:t>2007</w:t>
      </w:r>
      <w:r w:rsidRPr="0058115E">
        <w:rPr>
          <w:rFonts w:ascii="Times New Roman" w:hAnsi="Times New Roman" w:hint="eastAsia"/>
          <w:sz w:val="21"/>
          <w:szCs w:val="21"/>
        </w:rPr>
        <w:t>．</w:t>
      </w:r>
    </w:p>
    <w:p w:rsidR="00F428C6" w:rsidRPr="0058115E" w:rsidRDefault="00F428C6">
      <w:pPr>
        <w:ind w:firstLineChars="0" w:firstLine="0"/>
        <w:rPr>
          <w:rFonts w:ascii="Times New Roman" w:hAnsi="Times New Roman"/>
          <w:sz w:val="21"/>
          <w:szCs w:val="21"/>
        </w:rPr>
      </w:pPr>
      <w:r w:rsidRPr="0058115E">
        <w:rPr>
          <w:rFonts w:ascii="Times New Roman" w:hAnsi="Times New Roman"/>
          <w:sz w:val="21"/>
          <w:szCs w:val="21"/>
        </w:rPr>
        <w:t>[8] </w:t>
      </w:r>
      <w:r w:rsidRPr="0058115E">
        <w:rPr>
          <w:rFonts w:ascii="Times New Roman" w:hAnsi="Times New Roman" w:hint="eastAsia"/>
          <w:sz w:val="21"/>
          <w:szCs w:val="21"/>
        </w:rPr>
        <w:t>张洪伟</w:t>
      </w:r>
      <w:r w:rsidRPr="0058115E">
        <w:rPr>
          <w:rFonts w:ascii="Times New Roman" w:hAnsi="Times New Roman"/>
          <w:sz w:val="21"/>
          <w:szCs w:val="21"/>
        </w:rPr>
        <w:t>.JSP</w:t>
      </w:r>
      <w:r w:rsidRPr="0058115E">
        <w:rPr>
          <w:rFonts w:ascii="Times New Roman" w:hAnsi="Times New Roman" w:hint="eastAsia"/>
          <w:sz w:val="21"/>
          <w:szCs w:val="21"/>
        </w:rPr>
        <w:t>网络开发技术与整合应用</w:t>
      </w:r>
      <w:r w:rsidRPr="0058115E">
        <w:rPr>
          <w:rFonts w:ascii="Times New Roman" w:hAnsi="Times New Roman" w:cs="Arial" w:hint="eastAsia"/>
          <w:color w:val="333333"/>
          <w:sz w:val="21"/>
          <w:szCs w:val="21"/>
          <w:shd w:val="clear" w:color="auto" w:fill="FFFFFF"/>
        </w:rPr>
        <w:t>[</w:t>
      </w:r>
      <w:r w:rsidRPr="0058115E">
        <w:rPr>
          <w:rFonts w:ascii="Times New Roman" w:hAnsi="Times New Roman"/>
          <w:color w:val="333333"/>
          <w:sz w:val="21"/>
          <w:szCs w:val="21"/>
          <w:shd w:val="clear" w:color="auto" w:fill="FFFFFF"/>
        </w:rPr>
        <w:t>M</w:t>
      </w:r>
      <w:r w:rsidRPr="0058115E">
        <w:rPr>
          <w:rFonts w:ascii="Times New Roman" w:hAnsi="Times New Roman" w:cs="Arial" w:hint="eastAsia"/>
          <w:color w:val="333333"/>
          <w:sz w:val="21"/>
          <w:szCs w:val="21"/>
          <w:shd w:val="clear" w:color="auto" w:fill="FFFFFF"/>
        </w:rPr>
        <w:t>].</w:t>
      </w:r>
      <w:r w:rsidRPr="0058115E">
        <w:rPr>
          <w:rFonts w:ascii="Times New Roman" w:hAnsi="Times New Roman" w:hint="eastAsia"/>
          <w:sz w:val="21"/>
          <w:szCs w:val="21"/>
        </w:rPr>
        <w:t>清华大学出版社</w:t>
      </w:r>
      <w:r w:rsidRPr="0058115E">
        <w:rPr>
          <w:rFonts w:ascii="Times New Roman" w:hAnsi="Times New Roman" w:hint="eastAsia"/>
          <w:sz w:val="21"/>
          <w:szCs w:val="21"/>
        </w:rPr>
        <w:t>,</w:t>
      </w:r>
      <w:r w:rsidRPr="0058115E">
        <w:rPr>
          <w:rFonts w:ascii="Times New Roman" w:hAnsi="Times New Roman"/>
          <w:sz w:val="21"/>
          <w:szCs w:val="21"/>
        </w:rPr>
        <w:t>2006</w:t>
      </w:r>
      <w:r w:rsidRPr="0058115E">
        <w:rPr>
          <w:rFonts w:ascii="Times New Roman" w:hAnsi="Times New Roman" w:hint="eastAsia"/>
          <w:sz w:val="21"/>
          <w:szCs w:val="21"/>
        </w:rPr>
        <w:t>．</w:t>
      </w:r>
    </w:p>
    <w:p w:rsidR="00F428C6" w:rsidRPr="0058115E" w:rsidRDefault="00F428C6">
      <w:pPr>
        <w:ind w:firstLineChars="0" w:firstLine="0"/>
        <w:rPr>
          <w:rFonts w:ascii="Times New Roman" w:hAnsi="Times New Roman"/>
          <w:sz w:val="21"/>
          <w:szCs w:val="21"/>
        </w:rPr>
      </w:pPr>
      <w:r w:rsidRPr="0058115E">
        <w:rPr>
          <w:rFonts w:ascii="Times New Roman" w:hAnsi="Times New Roman"/>
          <w:sz w:val="21"/>
          <w:szCs w:val="21"/>
        </w:rPr>
        <w:t>[9] </w:t>
      </w:r>
      <w:r w:rsidRPr="0058115E">
        <w:rPr>
          <w:rFonts w:ascii="Times New Roman" w:hAnsi="Times New Roman" w:hint="eastAsia"/>
          <w:sz w:val="21"/>
          <w:szCs w:val="21"/>
        </w:rPr>
        <w:t>厉小军</w:t>
      </w:r>
      <w:r w:rsidRPr="0058115E">
        <w:rPr>
          <w:rFonts w:ascii="Times New Roman" w:hAnsi="Times New Roman"/>
          <w:sz w:val="21"/>
          <w:szCs w:val="21"/>
        </w:rPr>
        <w:t>.WEB</w:t>
      </w:r>
      <w:r w:rsidRPr="0058115E">
        <w:rPr>
          <w:rFonts w:ascii="Times New Roman" w:hAnsi="Times New Roman" w:hint="eastAsia"/>
          <w:sz w:val="21"/>
          <w:szCs w:val="21"/>
        </w:rPr>
        <w:t>编程技术</w:t>
      </w:r>
      <w:r w:rsidRPr="0058115E">
        <w:rPr>
          <w:rFonts w:ascii="Times New Roman" w:hAnsi="Times New Roman" w:cs="Arial" w:hint="eastAsia"/>
          <w:color w:val="333333"/>
          <w:sz w:val="21"/>
          <w:szCs w:val="21"/>
          <w:shd w:val="clear" w:color="auto" w:fill="FFFFFF"/>
        </w:rPr>
        <w:t>[</w:t>
      </w:r>
      <w:r w:rsidRPr="0058115E">
        <w:rPr>
          <w:rFonts w:ascii="Times New Roman" w:hAnsi="Times New Roman"/>
          <w:color w:val="333333"/>
          <w:sz w:val="21"/>
          <w:szCs w:val="21"/>
          <w:shd w:val="clear" w:color="auto" w:fill="FFFFFF"/>
        </w:rPr>
        <w:t>M</w:t>
      </w:r>
      <w:r w:rsidRPr="0058115E">
        <w:rPr>
          <w:rFonts w:ascii="Times New Roman" w:hAnsi="Times New Roman" w:cs="Arial" w:hint="eastAsia"/>
          <w:color w:val="333333"/>
          <w:sz w:val="21"/>
          <w:szCs w:val="21"/>
          <w:shd w:val="clear" w:color="auto" w:fill="FFFFFF"/>
        </w:rPr>
        <w:t>].</w:t>
      </w:r>
      <w:r w:rsidRPr="0058115E">
        <w:rPr>
          <w:rFonts w:ascii="Times New Roman" w:hAnsi="Times New Roman" w:hint="eastAsia"/>
          <w:sz w:val="21"/>
          <w:szCs w:val="21"/>
        </w:rPr>
        <w:t>机械工业出版社</w:t>
      </w:r>
      <w:r w:rsidRPr="0058115E">
        <w:rPr>
          <w:rFonts w:ascii="Times New Roman" w:hAnsi="Times New Roman" w:hint="eastAsia"/>
          <w:sz w:val="21"/>
          <w:szCs w:val="21"/>
        </w:rPr>
        <w:t>,</w:t>
      </w:r>
      <w:r w:rsidRPr="0058115E">
        <w:rPr>
          <w:rFonts w:ascii="Times New Roman" w:hAnsi="Times New Roman"/>
          <w:sz w:val="21"/>
          <w:szCs w:val="21"/>
        </w:rPr>
        <w:t>2009</w:t>
      </w:r>
      <w:r w:rsidRPr="0058115E">
        <w:rPr>
          <w:rFonts w:ascii="Times New Roman" w:hAnsi="Times New Roman" w:hint="eastAsia"/>
          <w:sz w:val="21"/>
          <w:szCs w:val="21"/>
        </w:rPr>
        <w:t>．</w:t>
      </w:r>
    </w:p>
    <w:p w:rsidR="00F428C6" w:rsidRPr="0058115E" w:rsidRDefault="00F428C6">
      <w:pPr>
        <w:ind w:firstLineChars="0" w:firstLine="0"/>
        <w:rPr>
          <w:rFonts w:ascii="Times New Roman" w:hAnsi="Times New Roman"/>
          <w:sz w:val="21"/>
          <w:szCs w:val="21"/>
        </w:rPr>
      </w:pPr>
      <w:r w:rsidRPr="0058115E">
        <w:rPr>
          <w:rFonts w:ascii="Times New Roman" w:hAnsi="Times New Roman"/>
          <w:sz w:val="21"/>
          <w:szCs w:val="21"/>
        </w:rPr>
        <w:t>[10] </w:t>
      </w:r>
      <w:r w:rsidRPr="0058115E">
        <w:rPr>
          <w:rFonts w:ascii="Times New Roman" w:hAnsi="Times New Roman" w:hint="eastAsia"/>
          <w:sz w:val="21"/>
          <w:szCs w:val="21"/>
        </w:rPr>
        <w:t>陆舟</w:t>
      </w:r>
      <w:r w:rsidRPr="0058115E">
        <w:rPr>
          <w:rFonts w:ascii="Times New Roman" w:hAnsi="Times New Roman"/>
          <w:sz w:val="21"/>
          <w:szCs w:val="21"/>
        </w:rPr>
        <w:t>.</w:t>
      </w:r>
      <w:r w:rsidRPr="0058115E">
        <w:rPr>
          <w:rFonts w:ascii="Times New Roman" w:hAnsi="Times New Roman" w:hint="eastAsia"/>
          <w:sz w:val="21"/>
          <w:szCs w:val="21"/>
        </w:rPr>
        <w:t>深入解析</w:t>
      </w:r>
      <w:r w:rsidRPr="0058115E">
        <w:rPr>
          <w:rFonts w:ascii="Times New Roman" w:hAnsi="Times New Roman"/>
          <w:sz w:val="21"/>
          <w:szCs w:val="21"/>
        </w:rPr>
        <w:t>Struts</w:t>
      </w:r>
      <w:r w:rsidRPr="0058115E">
        <w:rPr>
          <w:rFonts w:ascii="Times New Roman" w:hAnsi="Times New Roman" w:hint="eastAsia"/>
          <w:sz w:val="21"/>
          <w:szCs w:val="21"/>
        </w:rPr>
        <w:t>架构设计与实现原理</w:t>
      </w:r>
      <w:r w:rsidRPr="0058115E">
        <w:rPr>
          <w:rFonts w:ascii="Times New Roman" w:hAnsi="Times New Roman" w:hint="eastAsia"/>
          <w:sz w:val="21"/>
          <w:szCs w:val="21"/>
        </w:rPr>
        <w:t>[</w:t>
      </w:r>
      <w:r w:rsidRPr="0058115E">
        <w:rPr>
          <w:rFonts w:ascii="Times New Roman" w:hAnsi="Times New Roman"/>
          <w:sz w:val="21"/>
          <w:szCs w:val="21"/>
        </w:rPr>
        <w:t>M</w:t>
      </w:r>
      <w:r w:rsidRPr="0058115E">
        <w:rPr>
          <w:rFonts w:ascii="Times New Roman" w:hAnsi="Times New Roman" w:hint="eastAsia"/>
          <w:sz w:val="21"/>
          <w:szCs w:val="21"/>
        </w:rPr>
        <w:t>].</w:t>
      </w:r>
      <w:r w:rsidRPr="0058115E">
        <w:rPr>
          <w:rFonts w:ascii="Times New Roman" w:hAnsi="Times New Roman" w:hint="eastAsia"/>
          <w:sz w:val="21"/>
          <w:szCs w:val="21"/>
        </w:rPr>
        <w:t>机械工业出版社</w:t>
      </w:r>
      <w:r w:rsidRPr="0058115E">
        <w:rPr>
          <w:rFonts w:ascii="Times New Roman" w:hAnsi="Times New Roman" w:hint="eastAsia"/>
          <w:sz w:val="21"/>
          <w:szCs w:val="21"/>
        </w:rPr>
        <w:t>,</w:t>
      </w:r>
      <w:r w:rsidRPr="0058115E">
        <w:rPr>
          <w:rFonts w:ascii="Times New Roman" w:hAnsi="Times New Roman"/>
          <w:sz w:val="21"/>
          <w:szCs w:val="21"/>
        </w:rPr>
        <w:t>2011</w:t>
      </w:r>
      <w:r w:rsidRPr="0058115E">
        <w:rPr>
          <w:rFonts w:ascii="Times New Roman" w:hAnsi="Times New Roman" w:hint="eastAsia"/>
          <w:sz w:val="21"/>
          <w:szCs w:val="21"/>
        </w:rPr>
        <w:t>．</w:t>
      </w:r>
    </w:p>
    <w:p w:rsidR="00F428C6" w:rsidRPr="0058115E" w:rsidRDefault="00F428C6">
      <w:pPr>
        <w:pStyle w:val="afff1"/>
        <w:spacing w:before="0" w:beforeAutospacing="0" w:after="0" w:afterAutospacing="0"/>
        <w:ind w:firstLineChars="0" w:firstLine="0"/>
        <w:jc w:val="center"/>
        <w:rPr>
          <w:rFonts w:ascii="Times New Roman" w:hAnsi="Times New Roman"/>
          <w:b/>
          <w:sz w:val="28"/>
          <w:szCs w:val="28"/>
        </w:rPr>
      </w:pPr>
      <w:r w:rsidRPr="0058115E">
        <w:rPr>
          <w:rFonts w:ascii="Times New Roman" w:hAnsi="Times New Roman"/>
          <w:b/>
        </w:rPr>
        <w:br w:type="page"/>
      </w:r>
      <w:bookmarkStart w:id="571" w:name="_Toc385599555"/>
      <w:bookmarkStart w:id="572" w:name="_Toc170580852"/>
      <w:bookmarkStart w:id="573" w:name="_Toc292123782"/>
      <w:bookmarkStart w:id="574" w:name="_Toc169368250"/>
      <w:bookmarkStart w:id="575" w:name="_Toc292133868"/>
      <w:bookmarkStart w:id="576" w:name="_Toc170380753"/>
      <w:bookmarkStart w:id="577" w:name="_Toc170537916"/>
      <w:bookmarkStart w:id="578" w:name="_Toc170743363"/>
      <w:bookmarkStart w:id="579" w:name="_Toc170743801"/>
      <w:bookmarkStart w:id="580" w:name="_Toc289861352"/>
      <w:bookmarkStart w:id="581" w:name="_Toc292124347"/>
      <w:bookmarkStart w:id="582" w:name="_Toc170669101"/>
      <w:bookmarkStart w:id="583" w:name="_Toc292876475"/>
      <w:bookmarkStart w:id="584" w:name="_Toc170578619"/>
      <w:bookmarkStart w:id="585" w:name="_Toc383862635"/>
      <w:bookmarkStart w:id="586" w:name="_Toc383864702"/>
      <w:bookmarkStart w:id="587" w:name="_Toc383865227"/>
      <w:r w:rsidRPr="0058115E">
        <w:rPr>
          <w:rFonts w:ascii="Times New Roman" w:hAnsi="Times New Roman" w:hint="eastAsia"/>
          <w:b/>
          <w:sz w:val="28"/>
          <w:szCs w:val="28"/>
        </w:rPr>
        <w:lastRenderedPageBreak/>
        <w:t xml:space="preserve">The </w:t>
      </w:r>
      <w:r w:rsidRPr="0058115E">
        <w:rPr>
          <w:rFonts w:ascii="Times New Roman" w:hAnsi="Times New Roman"/>
          <w:b/>
          <w:sz w:val="28"/>
          <w:szCs w:val="28"/>
        </w:rPr>
        <w:t xml:space="preserve">Car Ticketing System Based On SSH </w:t>
      </w:r>
    </w:p>
    <w:p w:rsidR="00F428C6" w:rsidRPr="0058115E" w:rsidRDefault="00F428C6">
      <w:pPr>
        <w:tabs>
          <w:tab w:val="left" w:pos="709"/>
        </w:tabs>
        <w:ind w:firstLineChars="0" w:firstLine="0"/>
        <w:jc w:val="center"/>
        <w:rPr>
          <w:rStyle w:val="longtext"/>
          <w:rFonts w:ascii="Times New Roman" w:hAnsi="Times New Roman"/>
          <w:szCs w:val="24"/>
          <w:shd w:val="clear" w:color="auto" w:fill="FFFFFF"/>
        </w:rPr>
      </w:pPr>
      <w:r w:rsidRPr="0058115E">
        <w:rPr>
          <w:rStyle w:val="longtext"/>
          <w:rFonts w:ascii="Times New Roman" w:hAnsi="Times New Roman"/>
          <w:szCs w:val="24"/>
          <w:shd w:val="clear" w:color="auto" w:fill="FFFFFF"/>
        </w:rPr>
        <w:t xml:space="preserve">Chen </w:t>
      </w:r>
      <w:r w:rsidR="00311668" w:rsidRPr="0058115E">
        <w:rPr>
          <w:rStyle w:val="longtext"/>
          <w:rFonts w:ascii="Times New Roman" w:hAnsi="Times New Roman" w:hint="eastAsia"/>
          <w:szCs w:val="24"/>
          <w:shd w:val="clear" w:color="auto" w:fill="FFFFFF"/>
        </w:rPr>
        <w:t>Shoum</w:t>
      </w:r>
      <w:r w:rsidRPr="0058115E">
        <w:rPr>
          <w:rStyle w:val="longtext"/>
          <w:rFonts w:ascii="Times New Roman" w:hAnsi="Times New Roman" w:hint="eastAsia"/>
          <w:szCs w:val="24"/>
          <w:shd w:val="clear" w:color="auto" w:fill="FFFFFF"/>
        </w:rPr>
        <w:t>ao</w:t>
      </w:r>
    </w:p>
    <w:p w:rsidR="00F428C6" w:rsidRPr="0058115E" w:rsidRDefault="00F428C6">
      <w:pPr>
        <w:pStyle w:val="afd"/>
        <w:tabs>
          <w:tab w:val="left" w:pos="709"/>
        </w:tabs>
        <w:ind w:leftChars="0" w:left="0" w:rightChars="173" w:right="415" w:firstLineChars="0" w:firstLine="0"/>
        <w:jc w:val="center"/>
        <w:rPr>
          <w:sz w:val="22"/>
          <w:szCs w:val="24"/>
        </w:rPr>
      </w:pPr>
      <w:r w:rsidRPr="0058115E">
        <w:rPr>
          <w:sz w:val="22"/>
          <w:szCs w:val="24"/>
        </w:rPr>
        <w:t>（</w:t>
      </w:r>
      <w:r w:rsidRPr="0058115E">
        <w:rPr>
          <w:sz w:val="22"/>
          <w:szCs w:val="24"/>
        </w:rPr>
        <w:t>College of Computational Science, Zhongkai University of Agriculture and Engineering, Guangzhou 510225, China</w:t>
      </w:r>
      <w:r w:rsidRPr="0058115E">
        <w:rPr>
          <w:sz w:val="22"/>
          <w:szCs w:val="24"/>
        </w:rPr>
        <w:t>）</w:t>
      </w:r>
    </w:p>
    <w:p w:rsidR="005274F5" w:rsidRDefault="00F428C6" w:rsidP="00326F9C">
      <w:pPr>
        <w:tabs>
          <w:tab w:val="left" w:pos="709"/>
        </w:tabs>
        <w:autoSpaceDE w:val="0"/>
        <w:autoSpaceDN w:val="0"/>
        <w:ind w:firstLineChars="196" w:firstLine="472"/>
        <w:outlineLvl w:val="0"/>
        <w:rPr>
          <w:rFonts w:ascii="Times New Roman" w:hAnsi="Times New Roman"/>
          <w:szCs w:val="24"/>
        </w:rPr>
      </w:pPr>
      <w:bookmarkStart w:id="588" w:name="_Toc383862634"/>
      <w:bookmarkStart w:id="589" w:name="_Toc383864701"/>
      <w:bookmarkStart w:id="590" w:name="_Toc383865226"/>
      <w:bookmarkStart w:id="591" w:name="_Toc445150715"/>
      <w:bookmarkStart w:id="592" w:name="_Toc448607183"/>
      <w:bookmarkStart w:id="593" w:name="_Toc448828544"/>
      <w:bookmarkStart w:id="594" w:name="_Toc20842"/>
      <w:bookmarkStart w:id="595" w:name="_Toc448606872"/>
      <w:bookmarkStart w:id="596" w:name="_Toc450785088"/>
      <w:r w:rsidRPr="0058115E">
        <w:rPr>
          <w:rFonts w:ascii="Times New Roman" w:hAnsi="Times New Roman"/>
          <w:b/>
          <w:color w:val="000000"/>
          <w:szCs w:val="24"/>
        </w:rPr>
        <w:t>Abstract</w:t>
      </w:r>
      <w:bookmarkEnd w:id="588"/>
      <w:bookmarkEnd w:id="589"/>
      <w:bookmarkEnd w:id="590"/>
      <w:r w:rsidRPr="0058115E">
        <w:rPr>
          <w:rFonts w:ascii="Times New Roman" w:hAnsi="Times New Roman"/>
          <w:b/>
          <w:color w:val="000000"/>
          <w:szCs w:val="24"/>
        </w:rPr>
        <w:t>:</w:t>
      </w:r>
      <w:bookmarkEnd w:id="591"/>
      <w:bookmarkEnd w:id="592"/>
      <w:bookmarkEnd w:id="593"/>
      <w:bookmarkEnd w:id="594"/>
      <w:bookmarkEnd w:id="595"/>
      <w:bookmarkEnd w:id="596"/>
      <w:r w:rsidRPr="0058115E">
        <w:rPr>
          <w:rFonts w:ascii="Times New Roman" w:hAnsi="Times New Roman"/>
          <w:b/>
          <w:color w:val="000000"/>
          <w:szCs w:val="24"/>
        </w:rPr>
        <w:t xml:space="preserve"> </w:t>
      </w:r>
      <w:r w:rsidRPr="0058115E">
        <w:rPr>
          <w:rFonts w:ascii="Times New Roman" w:hAnsi="Times New Roman"/>
          <w:szCs w:val="24"/>
        </w:rPr>
        <w:t xml:space="preserve">People daily contact ticket </w:t>
      </w:r>
      <w:r w:rsidRPr="0058115E">
        <w:rPr>
          <w:rFonts w:ascii="Times New Roman" w:hAnsi="Times New Roman" w:hint="eastAsia"/>
          <w:szCs w:val="24"/>
        </w:rPr>
        <w:t>in</w:t>
      </w:r>
      <w:r w:rsidRPr="0058115E">
        <w:rPr>
          <w:rFonts w:ascii="Times New Roman" w:hAnsi="Times New Roman"/>
          <w:szCs w:val="24"/>
        </w:rPr>
        <w:t xml:space="preserve"> before were only go to the specified place. Traditional way of car ticketing process is the window, the customer need to purchase tickets to the designated place, business people after the charge amount to give corresponding ticket, at this time for the customer information or the ticket information is difficult to save or management, it will be difficult to get relevant data analysis, the summary for the industry work cannot provide powerful data basis is a big flaw.</w:t>
      </w:r>
      <w:ins w:id="597" w:author="WIN" w:date="2016-05-26T21:54:00Z">
        <w:r w:rsidR="00AD351E">
          <w:rPr>
            <w:rFonts w:ascii="Times New Roman" w:hAnsi="Times New Roman" w:hint="eastAsia"/>
            <w:szCs w:val="24"/>
          </w:rPr>
          <w:t xml:space="preserve"> </w:t>
        </w:r>
      </w:ins>
    </w:p>
    <w:p w:rsidR="00F428C6" w:rsidRPr="0058115E" w:rsidRDefault="00F428C6" w:rsidP="005274F5">
      <w:pPr>
        <w:tabs>
          <w:tab w:val="left" w:pos="709"/>
        </w:tabs>
        <w:autoSpaceDE w:val="0"/>
        <w:autoSpaceDN w:val="0"/>
        <w:ind w:firstLineChars="196" w:firstLine="470"/>
        <w:outlineLvl w:val="0"/>
        <w:rPr>
          <w:rFonts w:ascii="Times New Roman" w:hAnsi="Times New Roman"/>
          <w:szCs w:val="24"/>
        </w:rPr>
      </w:pPr>
      <w:r w:rsidRPr="0058115E">
        <w:rPr>
          <w:rFonts w:ascii="Times New Roman" w:hAnsi="Times New Roman"/>
          <w:szCs w:val="24"/>
        </w:rPr>
        <w:t>At this point, my personal background, the Spring M</w:t>
      </w:r>
      <w:r w:rsidRPr="0058115E">
        <w:rPr>
          <w:rFonts w:ascii="Times New Roman" w:hAnsi="Times New Roman" w:hint="eastAsia"/>
          <w:szCs w:val="24"/>
        </w:rPr>
        <w:t>VC</w:t>
      </w:r>
      <w:r w:rsidRPr="0058115E">
        <w:rPr>
          <w:rFonts w:ascii="Times New Roman" w:hAnsi="Times New Roman"/>
          <w:szCs w:val="24"/>
        </w:rPr>
        <w:t xml:space="preserve"> + Hibernate, front desk using the Boot</w:t>
      </w:r>
      <w:r w:rsidRPr="0058115E">
        <w:rPr>
          <w:rFonts w:ascii="Times New Roman" w:hAnsi="Times New Roman" w:hint="eastAsia"/>
          <w:szCs w:val="24"/>
        </w:rPr>
        <w:t>s</w:t>
      </w:r>
      <w:r w:rsidRPr="0058115E">
        <w:rPr>
          <w:rFonts w:ascii="Times New Roman" w:hAnsi="Times New Roman"/>
          <w:szCs w:val="24"/>
        </w:rPr>
        <w:t>trap framework and JSTL, Ajax technology development of online ticketing system, can reflect the process is convenient, efficient operation, the advantages of data close to the user, the user does not need to go out can buy tickets on computers or mobile phones, solved out difficult, line up, the disadvantage of pain; For administrators, able to timely make the divisions of the high demand in the background, strictly manage vehicle information, driver or ticket information, reflects the rigorous advantages, more importantly, can according to the need of information, and present a reliable and practical data credentials, this direction for business decision-making, the importance of providing information is irreplaceable.</w:t>
      </w:r>
    </w:p>
    <w:p w:rsidR="00F428C6" w:rsidRPr="0058115E" w:rsidRDefault="00F428C6" w:rsidP="00326F9C">
      <w:pPr>
        <w:tabs>
          <w:tab w:val="left" w:pos="709"/>
        </w:tabs>
        <w:autoSpaceDE w:val="0"/>
        <w:autoSpaceDN w:val="0"/>
        <w:ind w:firstLineChars="0" w:firstLine="0"/>
        <w:rPr>
          <w:rFonts w:ascii="Times New Roman" w:hAnsi="Times New Roman"/>
          <w:szCs w:val="24"/>
        </w:rPr>
      </w:pPr>
      <w:r w:rsidRPr="0058115E">
        <w:rPr>
          <w:rFonts w:ascii="Times New Roman" w:hAnsi="Times New Roman"/>
          <w:b/>
          <w:szCs w:val="24"/>
        </w:rPr>
        <w:t>Key words:</w:t>
      </w:r>
      <w:r w:rsidRPr="0058115E">
        <w:rPr>
          <w:rFonts w:ascii="Times New Roman" w:hAnsi="Times New Roman"/>
          <w:szCs w:val="24"/>
        </w:rPr>
        <w:t xml:space="preserve"> Internet; online booking; </w:t>
      </w:r>
      <w:r w:rsidRPr="0058115E">
        <w:rPr>
          <w:rFonts w:ascii="Times New Roman" w:hAnsi="Times New Roman" w:hint="eastAsia"/>
          <w:szCs w:val="24"/>
        </w:rPr>
        <w:t>SSH</w:t>
      </w:r>
      <w:r w:rsidRPr="0058115E">
        <w:rPr>
          <w:rFonts w:ascii="Times New Roman" w:hAnsi="Times New Roman"/>
          <w:szCs w:val="24"/>
        </w:rPr>
        <w:t>; data analysis</w:t>
      </w:r>
    </w:p>
    <w:p w:rsidR="00F428C6" w:rsidRPr="0058115E" w:rsidRDefault="00F428C6">
      <w:pPr>
        <w:tabs>
          <w:tab w:val="left" w:pos="709"/>
        </w:tabs>
        <w:autoSpaceDE w:val="0"/>
        <w:autoSpaceDN w:val="0"/>
        <w:ind w:firstLineChars="0" w:firstLine="0"/>
        <w:jc w:val="left"/>
        <w:outlineLvl w:val="0"/>
        <w:rPr>
          <w:rFonts w:ascii="Times New Roman" w:hAnsi="Times New Roman"/>
          <w:b/>
          <w:color w:val="000000"/>
          <w:szCs w:val="24"/>
        </w:rPr>
      </w:pPr>
    </w:p>
    <w:p w:rsidR="00F428C6" w:rsidRPr="0058115E" w:rsidRDefault="00F428C6">
      <w:pPr>
        <w:pStyle w:val="afff1"/>
        <w:spacing w:before="0" w:beforeAutospacing="0" w:after="0" w:afterAutospacing="0"/>
        <w:ind w:firstLineChars="0" w:firstLine="0"/>
        <w:jc w:val="center"/>
        <w:rPr>
          <w:rFonts w:ascii="Times New Roman" w:hAnsi="Times New Roman"/>
          <w:b/>
        </w:rPr>
      </w:pPr>
    </w:p>
    <w:p w:rsidR="00F428C6" w:rsidRPr="0058115E" w:rsidRDefault="00F428C6">
      <w:pPr>
        <w:pStyle w:val="afff1"/>
        <w:spacing w:before="0" w:beforeAutospacing="0" w:after="0" w:afterAutospacing="0"/>
        <w:ind w:firstLineChars="0" w:firstLine="0"/>
        <w:jc w:val="center"/>
        <w:rPr>
          <w:rFonts w:ascii="Times New Roman" w:hAnsi="Times New Roman"/>
          <w:b/>
        </w:rPr>
      </w:pPr>
    </w:p>
    <w:p w:rsidR="005274F5" w:rsidRDefault="005274F5">
      <w:pPr>
        <w:pStyle w:val="afff1"/>
        <w:spacing w:before="0" w:beforeAutospacing="0" w:after="0" w:afterAutospacing="0"/>
        <w:ind w:firstLineChars="0" w:firstLine="0"/>
        <w:jc w:val="center"/>
        <w:rPr>
          <w:rFonts w:ascii="Times New Roman" w:hAnsi="Times New Roman"/>
          <w:b/>
        </w:rPr>
        <w:sectPr w:rsidR="005274F5">
          <w:pgSz w:w="11906" w:h="16838"/>
          <w:pgMar w:top="1361" w:right="1361" w:bottom="1361" w:left="1361" w:header="851" w:footer="851" w:gutter="0"/>
          <w:cols w:space="720"/>
          <w:docGrid w:type="linesAndChars" w:linePitch="312"/>
        </w:sectPr>
      </w:pPr>
    </w:p>
    <w:p w:rsidR="00F428C6" w:rsidRPr="0058115E" w:rsidRDefault="00F428C6">
      <w:pPr>
        <w:pStyle w:val="afff1"/>
        <w:spacing w:before="0" w:beforeAutospacing="0" w:after="0" w:afterAutospacing="0"/>
        <w:ind w:firstLineChars="0" w:firstLine="0"/>
        <w:jc w:val="center"/>
        <w:outlineLvl w:val="0"/>
        <w:rPr>
          <w:rFonts w:ascii="Times New Roman" w:hAnsi="Times New Roman"/>
          <w:sz w:val="28"/>
          <w:szCs w:val="28"/>
        </w:rPr>
      </w:pPr>
      <w:bookmarkStart w:id="598" w:name="_Toc448607184"/>
      <w:bookmarkStart w:id="599" w:name="_Toc448828545"/>
      <w:bookmarkStart w:id="600" w:name="_Toc450785089"/>
      <w:r w:rsidRPr="0058115E">
        <w:rPr>
          <w:rFonts w:ascii="Times New Roman" w:hAnsi="Times New Roman" w:hint="eastAsia"/>
          <w:sz w:val="28"/>
          <w:szCs w:val="28"/>
        </w:rPr>
        <w:lastRenderedPageBreak/>
        <w:t>致　　　　谢</w:t>
      </w:r>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98"/>
      <w:bookmarkEnd w:id="599"/>
      <w:bookmarkEnd w:id="600"/>
    </w:p>
    <w:p w:rsidR="00F428C6" w:rsidRPr="0058115E" w:rsidRDefault="00F428C6">
      <w:pPr>
        <w:pStyle w:val="af5"/>
        <w:tabs>
          <w:tab w:val="left" w:pos="709"/>
        </w:tabs>
        <w:ind w:firstLine="480"/>
        <w:jc w:val="left"/>
        <w:rPr>
          <w:rFonts w:ascii="Times New Roman" w:hAnsi="Times New Roman"/>
          <w:kern w:val="2"/>
          <w:szCs w:val="24"/>
        </w:rPr>
      </w:pPr>
      <w:r w:rsidRPr="0058115E">
        <w:rPr>
          <w:rFonts w:ascii="Times New Roman" w:hAnsi="Times New Roman" w:hint="eastAsia"/>
          <w:kern w:val="2"/>
          <w:szCs w:val="24"/>
        </w:rPr>
        <w:t>经过两个月左右的编写，本人终于如愿完成了论文。在此编写过程，经常遇到难以解决的困难，在侯老师的悉心指导下，本人才能顺利完成，回忆起大学四年，侯老师给予的教导与关心次数数不胜数。侯老师那严谨的教学态度，规范的代码习惯，认真的办学态度，深深影响了我，让我从一个稚嫩的入学学生，能有一技之长走向社会并在社会站住脚跟，在此，谨向侯老师致以崇高的敬意和诚挚的谢意。</w:t>
      </w:r>
    </w:p>
    <w:p w:rsidR="00F428C6" w:rsidRPr="0058115E" w:rsidRDefault="00F428C6">
      <w:pPr>
        <w:pStyle w:val="af5"/>
        <w:tabs>
          <w:tab w:val="left" w:pos="709"/>
        </w:tabs>
        <w:ind w:firstLine="480"/>
        <w:jc w:val="left"/>
        <w:rPr>
          <w:rFonts w:ascii="Times New Roman" w:hAnsi="Times New Roman"/>
          <w:kern w:val="2"/>
          <w:szCs w:val="24"/>
        </w:rPr>
      </w:pPr>
      <w:r w:rsidRPr="0058115E">
        <w:rPr>
          <w:rFonts w:ascii="Times New Roman" w:hAnsi="Times New Roman" w:hint="eastAsia"/>
          <w:kern w:val="2"/>
          <w:szCs w:val="24"/>
        </w:rPr>
        <w:t>最后，我要感谢我的父母。在成长的道路上，父母一直对我十分信赖，并且一直鼓励着我去奋斗。大学四年里，如果没有父母的支撑与关爱，我无法走到现在，在此我深深地感谢他们的付出，你们辛苦了，我不会辜负你们的。</w:t>
      </w:r>
    </w:p>
    <w:p w:rsidR="00F428C6" w:rsidRPr="0058115E" w:rsidRDefault="00F428C6">
      <w:pPr>
        <w:pStyle w:val="af5"/>
        <w:tabs>
          <w:tab w:val="left" w:pos="709"/>
        </w:tabs>
        <w:ind w:firstLine="480"/>
        <w:jc w:val="left"/>
        <w:rPr>
          <w:rFonts w:ascii="Times New Roman" w:hAnsi="Times New Roman"/>
          <w:kern w:val="2"/>
          <w:szCs w:val="24"/>
        </w:rPr>
      </w:pPr>
    </w:p>
    <w:p w:rsidR="00F428C6" w:rsidRPr="0058115E" w:rsidRDefault="00F428C6">
      <w:pPr>
        <w:pStyle w:val="af5"/>
        <w:tabs>
          <w:tab w:val="left" w:pos="709"/>
        </w:tabs>
        <w:ind w:firstLine="480"/>
        <w:jc w:val="left"/>
        <w:rPr>
          <w:rFonts w:ascii="Times New Roman" w:hAnsi="Times New Roman"/>
          <w:kern w:val="2"/>
          <w:szCs w:val="24"/>
        </w:rPr>
      </w:pPr>
    </w:p>
    <w:p w:rsidR="00F428C6" w:rsidRPr="0058115E" w:rsidRDefault="00F428C6">
      <w:pPr>
        <w:pStyle w:val="af5"/>
        <w:tabs>
          <w:tab w:val="left" w:pos="709"/>
        </w:tabs>
        <w:ind w:firstLine="480"/>
        <w:jc w:val="left"/>
        <w:rPr>
          <w:rFonts w:ascii="Times New Roman" w:hAnsi="Times New Roman"/>
          <w:kern w:val="2"/>
          <w:szCs w:val="24"/>
        </w:rPr>
      </w:pPr>
    </w:p>
    <w:p w:rsidR="00F428C6" w:rsidRPr="0058115E" w:rsidRDefault="00F428C6">
      <w:pPr>
        <w:pStyle w:val="af5"/>
        <w:tabs>
          <w:tab w:val="left" w:pos="709"/>
        </w:tabs>
        <w:ind w:firstLine="480"/>
        <w:jc w:val="left"/>
        <w:rPr>
          <w:rFonts w:ascii="Times New Roman" w:hAnsi="Times New Roman"/>
          <w:kern w:val="2"/>
          <w:szCs w:val="24"/>
        </w:rPr>
      </w:pPr>
    </w:p>
    <w:p w:rsidR="00F428C6" w:rsidRPr="0058115E" w:rsidRDefault="00F428C6">
      <w:pPr>
        <w:pStyle w:val="af5"/>
        <w:tabs>
          <w:tab w:val="left" w:pos="709"/>
        </w:tabs>
        <w:ind w:firstLine="480"/>
        <w:jc w:val="left"/>
        <w:rPr>
          <w:rFonts w:ascii="Times New Roman" w:hAnsi="Times New Roman"/>
          <w:kern w:val="2"/>
          <w:szCs w:val="24"/>
        </w:rPr>
      </w:pPr>
    </w:p>
    <w:p w:rsidR="00F428C6" w:rsidRPr="0058115E" w:rsidRDefault="00F428C6">
      <w:pPr>
        <w:pStyle w:val="af5"/>
        <w:tabs>
          <w:tab w:val="left" w:pos="709"/>
        </w:tabs>
        <w:ind w:firstLine="480"/>
        <w:jc w:val="left"/>
        <w:rPr>
          <w:rFonts w:ascii="Times New Roman" w:hAnsi="Times New Roman"/>
          <w:kern w:val="2"/>
          <w:szCs w:val="24"/>
        </w:rPr>
      </w:pPr>
    </w:p>
    <w:p w:rsidR="00F428C6" w:rsidRPr="0058115E" w:rsidRDefault="00F428C6">
      <w:pPr>
        <w:pStyle w:val="af5"/>
        <w:tabs>
          <w:tab w:val="left" w:pos="709"/>
        </w:tabs>
        <w:ind w:firstLine="480"/>
        <w:jc w:val="left"/>
        <w:rPr>
          <w:rFonts w:ascii="Times New Roman" w:hAnsi="Times New Roman"/>
          <w:kern w:val="2"/>
          <w:szCs w:val="24"/>
        </w:rPr>
      </w:pPr>
    </w:p>
    <w:p w:rsidR="00F428C6" w:rsidRPr="0058115E" w:rsidRDefault="00F428C6">
      <w:pPr>
        <w:pStyle w:val="af5"/>
        <w:tabs>
          <w:tab w:val="left" w:pos="709"/>
        </w:tabs>
        <w:ind w:firstLine="480"/>
        <w:jc w:val="left"/>
        <w:rPr>
          <w:rFonts w:ascii="Times New Roman" w:hAnsi="Times New Roman"/>
          <w:kern w:val="2"/>
          <w:szCs w:val="24"/>
        </w:rPr>
      </w:pPr>
    </w:p>
    <w:p w:rsidR="00F428C6" w:rsidRPr="0058115E" w:rsidRDefault="00F428C6">
      <w:pPr>
        <w:pStyle w:val="af5"/>
        <w:tabs>
          <w:tab w:val="left" w:pos="709"/>
        </w:tabs>
        <w:ind w:firstLine="480"/>
        <w:jc w:val="left"/>
        <w:rPr>
          <w:rFonts w:ascii="Times New Roman" w:hAnsi="Times New Roman"/>
          <w:kern w:val="2"/>
          <w:szCs w:val="24"/>
        </w:rPr>
      </w:pPr>
    </w:p>
    <w:p w:rsidR="00F428C6" w:rsidRPr="0058115E" w:rsidRDefault="00F428C6">
      <w:pPr>
        <w:pStyle w:val="af5"/>
        <w:tabs>
          <w:tab w:val="left" w:pos="709"/>
        </w:tabs>
        <w:ind w:firstLine="480"/>
        <w:jc w:val="left"/>
        <w:rPr>
          <w:rFonts w:ascii="Times New Roman" w:hAnsi="Times New Roman"/>
          <w:kern w:val="2"/>
          <w:szCs w:val="24"/>
        </w:rPr>
      </w:pPr>
    </w:p>
    <w:p w:rsidR="00F428C6" w:rsidRPr="0058115E" w:rsidRDefault="00F428C6">
      <w:pPr>
        <w:pStyle w:val="af5"/>
        <w:tabs>
          <w:tab w:val="left" w:pos="709"/>
        </w:tabs>
        <w:ind w:firstLine="480"/>
        <w:jc w:val="left"/>
        <w:rPr>
          <w:rFonts w:ascii="Times New Roman" w:hAnsi="Times New Roman"/>
          <w:kern w:val="2"/>
          <w:szCs w:val="24"/>
        </w:rPr>
      </w:pPr>
    </w:p>
    <w:p w:rsidR="00F428C6" w:rsidRPr="0058115E" w:rsidRDefault="00F428C6">
      <w:pPr>
        <w:pStyle w:val="afff1"/>
        <w:spacing w:before="0" w:beforeAutospacing="0" w:after="0" w:afterAutospacing="0"/>
        <w:ind w:firstLineChars="0" w:firstLine="0"/>
        <w:rPr>
          <w:rFonts w:ascii="Times New Roman" w:hAnsi="Times New Roman" w:cs="宋体"/>
          <w:spacing w:val="8"/>
          <w:sz w:val="21"/>
          <w:szCs w:val="21"/>
        </w:rPr>
      </w:pPr>
    </w:p>
    <w:p w:rsidR="00F428C6" w:rsidRPr="0058115E" w:rsidRDefault="00F428C6">
      <w:pPr>
        <w:pStyle w:val="33"/>
        <w:pageBreakBefore/>
        <w:spacing w:beforeLines="50" w:before="156" w:afterLines="50" w:after="156"/>
        <w:ind w:leftChars="0" w:left="0" w:firstLineChars="0" w:firstLine="0"/>
        <w:jc w:val="center"/>
        <w:outlineLvl w:val="0"/>
      </w:pPr>
      <w:bookmarkStart w:id="601" w:name="_Toc289861354"/>
      <w:bookmarkStart w:id="602" w:name="_Toc292123543"/>
      <w:bookmarkStart w:id="603" w:name="_Toc292123783"/>
      <w:bookmarkStart w:id="604" w:name="_Toc292124348"/>
      <w:bookmarkStart w:id="605" w:name="_Toc292133869"/>
      <w:bookmarkStart w:id="606" w:name="_Toc292876476"/>
      <w:bookmarkStart w:id="607" w:name="_Toc383862636"/>
      <w:bookmarkStart w:id="608" w:name="_Toc383864703"/>
      <w:bookmarkStart w:id="609" w:name="_Toc383865228"/>
      <w:bookmarkStart w:id="610" w:name="_Toc385599556"/>
      <w:bookmarkStart w:id="611" w:name="_Toc448606873"/>
      <w:bookmarkStart w:id="612" w:name="_Toc448607185"/>
      <w:bookmarkStart w:id="613" w:name="_Toc448828546"/>
      <w:bookmarkStart w:id="614" w:name="_Toc450785090"/>
      <w:r w:rsidRPr="0058115E">
        <w:rPr>
          <w:rFonts w:hint="eastAsia"/>
          <w:sz w:val="28"/>
          <w:szCs w:val="28"/>
        </w:rPr>
        <w:lastRenderedPageBreak/>
        <w:t>仲恺农业工程学院毕业论文</w:t>
      </w:r>
      <w:r w:rsidRPr="0058115E">
        <w:rPr>
          <w:rFonts w:hint="eastAsia"/>
          <w:sz w:val="28"/>
          <w:szCs w:val="28"/>
        </w:rPr>
        <w:t>(</w:t>
      </w:r>
      <w:r w:rsidRPr="0058115E">
        <w:rPr>
          <w:rFonts w:hint="eastAsia"/>
          <w:sz w:val="28"/>
          <w:szCs w:val="28"/>
        </w:rPr>
        <w:t>设计</w:t>
      </w:r>
      <w:r w:rsidRPr="0058115E">
        <w:rPr>
          <w:rFonts w:hint="eastAsia"/>
          <w:sz w:val="28"/>
          <w:szCs w:val="28"/>
        </w:rPr>
        <w:t>)</w:t>
      </w:r>
      <w:r w:rsidRPr="0058115E">
        <w:rPr>
          <w:rFonts w:hint="eastAsia"/>
          <w:sz w:val="28"/>
          <w:szCs w:val="28"/>
        </w:rPr>
        <w:t>成绩评定表</w:t>
      </w:r>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p>
    <w:tbl>
      <w:tblPr>
        <w:tblW w:w="94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9"/>
        <w:gridCol w:w="421"/>
        <w:gridCol w:w="819"/>
        <w:gridCol w:w="152"/>
        <w:gridCol w:w="971"/>
        <w:gridCol w:w="971"/>
        <w:gridCol w:w="48"/>
        <w:gridCol w:w="923"/>
        <w:gridCol w:w="250"/>
        <w:gridCol w:w="721"/>
        <w:gridCol w:w="598"/>
        <w:gridCol w:w="373"/>
        <w:gridCol w:w="727"/>
        <w:gridCol w:w="401"/>
        <w:gridCol w:w="917"/>
      </w:tblGrid>
      <w:tr w:rsidR="00F428C6" w:rsidRPr="0058115E" w:rsidTr="005274F5">
        <w:trPr>
          <w:trHeight w:val="444"/>
          <w:jc w:val="center"/>
        </w:trPr>
        <w:tc>
          <w:tcPr>
            <w:tcW w:w="1189" w:type="dxa"/>
          </w:tcPr>
          <w:p w:rsidR="00F428C6" w:rsidRPr="0058115E" w:rsidRDefault="00F428C6">
            <w:pPr>
              <w:ind w:firstLineChars="0" w:firstLine="0"/>
              <w:jc w:val="left"/>
              <w:rPr>
                <w:rFonts w:ascii="Times New Roman" w:hAnsi="Times New Roman"/>
              </w:rPr>
            </w:pPr>
            <w:r w:rsidRPr="0058115E">
              <w:rPr>
                <w:rFonts w:ascii="Times New Roman" w:hAnsi="Times New Roman" w:hint="eastAsia"/>
              </w:rPr>
              <w:t>姓</w:t>
            </w:r>
            <w:r w:rsidRPr="0058115E">
              <w:rPr>
                <w:rFonts w:ascii="Times New Roman" w:hAnsi="Times New Roman" w:hint="eastAsia"/>
              </w:rPr>
              <w:t xml:space="preserve">   </w:t>
            </w:r>
            <w:r w:rsidRPr="0058115E">
              <w:rPr>
                <w:rFonts w:ascii="Times New Roman" w:hAnsi="Times New Roman" w:hint="eastAsia"/>
              </w:rPr>
              <w:t>名</w:t>
            </w:r>
          </w:p>
        </w:tc>
        <w:tc>
          <w:tcPr>
            <w:tcW w:w="3382" w:type="dxa"/>
            <w:gridSpan w:val="6"/>
          </w:tcPr>
          <w:p w:rsidR="00F428C6" w:rsidRPr="0058115E" w:rsidRDefault="00F428C6">
            <w:pPr>
              <w:ind w:firstLineChars="0" w:firstLine="0"/>
              <w:rPr>
                <w:rFonts w:ascii="Times New Roman" w:hAnsi="Times New Roman"/>
              </w:rPr>
            </w:pPr>
            <w:r w:rsidRPr="0058115E">
              <w:rPr>
                <w:rFonts w:ascii="Times New Roman" w:hAnsi="Times New Roman" w:hint="eastAsia"/>
              </w:rPr>
              <w:t xml:space="preserve">   </w:t>
            </w:r>
            <w:r w:rsidRPr="0058115E">
              <w:rPr>
                <w:rFonts w:ascii="Times New Roman" w:hAnsi="Times New Roman" w:hint="eastAsia"/>
              </w:rPr>
              <w:t>陈守貌</w:t>
            </w:r>
          </w:p>
        </w:tc>
        <w:tc>
          <w:tcPr>
            <w:tcW w:w="1173" w:type="dxa"/>
            <w:gridSpan w:val="2"/>
          </w:tcPr>
          <w:p w:rsidR="00F428C6" w:rsidRPr="0058115E" w:rsidRDefault="00F428C6">
            <w:pPr>
              <w:ind w:firstLineChars="0" w:firstLine="0"/>
              <w:rPr>
                <w:rFonts w:ascii="Times New Roman" w:hAnsi="Times New Roman"/>
              </w:rPr>
            </w:pPr>
            <w:r w:rsidRPr="0058115E">
              <w:rPr>
                <w:rFonts w:ascii="Times New Roman" w:hAnsi="Times New Roman" w:hint="eastAsia"/>
              </w:rPr>
              <w:t>学</w:t>
            </w:r>
            <w:r w:rsidRPr="0058115E">
              <w:rPr>
                <w:rFonts w:ascii="Times New Roman" w:hAnsi="Times New Roman" w:hint="eastAsia"/>
              </w:rPr>
              <w:t xml:space="preserve">  </w:t>
            </w:r>
            <w:r w:rsidRPr="0058115E">
              <w:rPr>
                <w:rFonts w:ascii="Times New Roman" w:hAnsi="Times New Roman" w:hint="eastAsia"/>
              </w:rPr>
              <w:t>号</w:t>
            </w:r>
          </w:p>
        </w:tc>
        <w:tc>
          <w:tcPr>
            <w:tcW w:w="2419" w:type="dxa"/>
            <w:gridSpan w:val="4"/>
          </w:tcPr>
          <w:p w:rsidR="00F428C6" w:rsidRPr="0058115E" w:rsidRDefault="00F428C6">
            <w:pPr>
              <w:ind w:firstLineChars="0" w:firstLine="0"/>
              <w:rPr>
                <w:rFonts w:ascii="Times New Roman" w:hAnsi="Times New Roman"/>
              </w:rPr>
            </w:pPr>
            <w:r w:rsidRPr="0058115E">
              <w:rPr>
                <w:rFonts w:ascii="Times New Roman" w:hAnsi="Times New Roman" w:hint="eastAsia"/>
              </w:rPr>
              <w:t>201211314108</w:t>
            </w:r>
          </w:p>
        </w:tc>
        <w:tc>
          <w:tcPr>
            <w:tcW w:w="1318" w:type="dxa"/>
            <w:gridSpan w:val="2"/>
          </w:tcPr>
          <w:p w:rsidR="00F428C6" w:rsidRPr="0058115E" w:rsidRDefault="00F428C6">
            <w:pPr>
              <w:ind w:firstLineChars="38" w:firstLine="91"/>
              <w:jc w:val="center"/>
              <w:rPr>
                <w:rFonts w:ascii="Times New Roman" w:hAnsi="Times New Roman"/>
              </w:rPr>
            </w:pPr>
            <w:r w:rsidRPr="0058115E">
              <w:rPr>
                <w:rFonts w:ascii="Times New Roman" w:hAnsi="Times New Roman" w:hint="eastAsia"/>
              </w:rPr>
              <w:t>2016</w:t>
            </w:r>
            <w:r w:rsidRPr="0058115E">
              <w:rPr>
                <w:rFonts w:ascii="Times New Roman" w:hAnsi="Times New Roman" w:hint="eastAsia"/>
              </w:rPr>
              <w:t>届</w:t>
            </w:r>
          </w:p>
        </w:tc>
      </w:tr>
      <w:tr w:rsidR="00F428C6" w:rsidRPr="0058115E" w:rsidTr="005274F5">
        <w:trPr>
          <w:trHeight w:val="444"/>
          <w:jc w:val="center"/>
        </w:trPr>
        <w:tc>
          <w:tcPr>
            <w:tcW w:w="1189" w:type="dxa"/>
          </w:tcPr>
          <w:p w:rsidR="00F428C6" w:rsidRPr="0058115E" w:rsidRDefault="00F428C6">
            <w:pPr>
              <w:ind w:firstLineChars="0" w:firstLine="0"/>
              <w:rPr>
                <w:rFonts w:ascii="Times New Roman" w:hAnsi="Times New Roman"/>
              </w:rPr>
            </w:pPr>
            <w:r w:rsidRPr="0058115E">
              <w:rPr>
                <w:rFonts w:ascii="Times New Roman" w:hAnsi="Times New Roman" w:hint="eastAsia"/>
              </w:rPr>
              <w:t>院</w:t>
            </w:r>
            <w:r w:rsidRPr="0058115E">
              <w:rPr>
                <w:rFonts w:ascii="Times New Roman" w:hAnsi="Times New Roman" w:hint="eastAsia"/>
              </w:rPr>
              <w:t>(</w:t>
            </w:r>
            <w:r w:rsidRPr="0058115E">
              <w:rPr>
                <w:rFonts w:ascii="Times New Roman" w:hAnsi="Times New Roman" w:hint="eastAsia"/>
              </w:rPr>
              <w:t>系</w:t>
            </w:r>
            <w:r w:rsidRPr="0058115E">
              <w:rPr>
                <w:rFonts w:ascii="Times New Roman" w:hAnsi="Times New Roman" w:hint="eastAsia"/>
              </w:rPr>
              <w:t>)</w:t>
            </w:r>
            <w:r w:rsidRPr="0058115E">
              <w:rPr>
                <w:rFonts w:ascii="Times New Roman" w:hAnsi="Times New Roman" w:hint="eastAsia"/>
              </w:rPr>
              <w:t>别</w:t>
            </w:r>
          </w:p>
        </w:tc>
        <w:tc>
          <w:tcPr>
            <w:tcW w:w="4555" w:type="dxa"/>
            <w:gridSpan w:val="8"/>
          </w:tcPr>
          <w:p w:rsidR="00F428C6" w:rsidRPr="0058115E" w:rsidRDefault="00F428C6">
            <w:pPr>
              <w:ind w:firstLine="480"/>
              <w:rPr>
                <w:rFonts w:ascii="Times New Roman" w:hAnsi="Times New Roman"/>
              </w:rPr>
            </w:pPr>
            <w:r w:rsidRPr="0058115E">
              <w:rPr>
                <w:rFonts w:ascii="Times New Roman" w:hAnsi="Times New Roman" w:hint="eastAsia"/>
              </w:rPr>
              <w:t>计算科学学院</w:t>
            </w:r>
          </w:p>
        </w:tc>
        <w:tc>
          <w:tcPr>
            <w:tcW w:w="1319" w:type="dxa"/>
            <w:gridSpan w:val="2"/>
          </w:tcPr>
          <w:p w:rsidR="00F428C6" w:rsidRPr="0058115E" w:rsidRDefault="00F428C6">
            <w:pPr>
              <w:ind w:firstLineChars="0" w:firstLine="0"/>
              <w:rPr>
                <w:rFonts w:ascii="Times New Roman" w:hAnsi="Times New Roman"/>
              </w:rPr>
            </w:pPr>
            <w:r w:rsidRPr="0058115E">
              <w:rPr>
                <w:rFonts w:ascii="Times New Roman" w:hAnsi="Times New Roman" w:hint="eastAsia"/>
              </w:rPr>
              <w:t>专业、班级</w:t>
            </w:r>
          </w:p>
        </w:tc>
        <w:tc>
          <w:tcPr>
            <w:tcW w:w="2418" w:type="dxa"/>
            <w:gridSpan w:val="4"/>
          </w:tcPr>
          <w:p w:rsidR="00F428C6" w:rsidRPr="0058115E" w:rsidRDefault="00F428C6">
            <w:pPr>
              <w:ind w:firstLineChars="0" w:firstLine="0"/>
              <w:rPr>
                <w:rFonts w:ascii="Times New Roman" w:hAnsi="Times New Roman"/>
              </w:rPr>
            </w:pPr>
            <w:r w:rsidRPr="0058115E">
              <w:rPr>
                <w:rFonts w:ascii="Times New Roman" w:hAnsi="Times New Roman" w:hint="eastAsia"/>
              </w:rPr>
              <w:t>信息与科学计算</w:t>
            </w:r>
          </w:p>
        </w:tc>
      </w:tr>
      <w:tr w:rsidR="00F428C6" w:rsidRPr="0058115E" w:rsidTr="005274F5">
        <w:trPr>
          <w:trHeight w:val="444"/>
          <w:jc w:val="center"/>
        </w:trPr>
        <w:tc>
          <w:tcPr>
            <w:tcW w:w="2429" w:type="dxa"/>
            <w:gridSpan w:val="3"/>
          </w:tcPr>
          <w:p w:rsidR="00F428C6" w:rsidRPr="0058115E" w:rsidRDefault="00F428C6">
            <w:pPr>
              <w:ind w:firstLineChars="0" w:firstLine="0"/>
              <w:rPr>
                <w:rFonts w:ascii="Times New Roman" w:hAnsi="Times New Roman"/>
              </w:rPr>
            </w:pPr>
            <w:r w:rsidRPr="0058115E">
              <w:rPr>
                <w:rFonts w:ascii="Times New Roman" w:hAnsi="Times New Roman" w:hint="eastAsia"/>
              </w:rPr>
              <w:t>毕业论文</w:t>
            </w:r>
            <w:r w:rsidRPr="0058115E">
              <w:rPr>
                <w:rFonts w:ascii="Times New Roman" w:hAnsi="Times New Roman" w:hint="eastAsia"/>
              </w:rPr>
              <w:t>(</w:t>
            </w:r>
            <w:r w:rsidRPr="0058115E">
              <w:rPr>
                <w:rFonts w:ascii="Times New Roman" w:hAnsi="Times New Roman" w:hint="eastAsia"/>
              </w:rPr>
              <w:t>设计</w:t>
            </w:r>
            <w:r w:rsidRPr="0058115E">
              <w:rPr>
                <w:rFonts w:ascii="Times New Roman" w:hAnsi="Times New Roman" w:hint="eastAsia"/>
              </w:rPr>
              <w:t>)</w:t>
            </w:r>
            <w:r w:rsidRPr="0058115E">
              <w:rPr>
                <w:rFonts w:ascii="Times New Roman" w:hAnsi="Times New Roman" w:hint="eastAsia"/>
              </w:rPr>
              <w:t>题目</w:t>
            </w:r>
          </w:p>
        </w:tc>
        <w:tc>
          <w:tcPr>
            <w:tcW w:w="7052" w:type="dxa"/>
            <w:gridSpan w:val="12"/>
          </w:tcPr>
          <w:p w:rsidR="00F428C6" w:rsidRPr="0058115E" w:rsidRDefault="00F428C6">
            <w:pPr>
              <w:ind w:firstLine="480"/>
              <w:rPr>
                <w:rFonts w:ascii="Times New Roman" w:hAnsi="Times New Roman"/>
              </w:rPr>
            </w:pPr>
            <w:r w:rsidRPr="0058115E">
              <w:rPr>
                <w:rFonts w:ascii="Times New Roman" w:hAnsi="Times New Roman" w:hint="eastAsia"/>
              </w:rPr>
              <w:t>基于</w:t>
            </w:r>
            <w:r w:rsidRPr="0058115E">
              <w:rPr>
                <w:rFonts w:ascii="Times New Roman" w:hAnsi="Times New Roman" w:hint="eastAsia"/>
              </w:rPr>
              <w:t>SSH</w:t>
            </w:r>
            <w:r w:rsidRPr="0058115E">
              <w:rPr>
                <w:rFonts w:ascii="Times New Roman" w:hAnsi="Times New Roman" w:hint="eastAsia"/>
              </w:rPr>
              <w:t>技术的汽车售票系统</w:t>
            </w:r>
          </w:p>
        </w:tc>
      </w:tr>
      <w:tr w:rsidR="00F428C6" w:rsidRPr="0058115E" w:rsidTr="005274F5">
        <w:trPr>
          <w:trHeight w:val="444"/>
          <w:jc w:val="center"/>
        </w:trPr>
        <w:tc>
          <w:tcPr>
            <w:tcW w:w="2429" w:type="dxa"/>
            <w:gridSpan w:val="3"/>
          </w:tcPr>
          <w:p w:rsidR="00F428C6" w:rsidRPr="0058115E" w:rsidRDefault="00F428C6">
            <w:pPr>
              <w:ind w:firstLineChars="0" w:firstLine="0"/>
              <w:rPr>
                <w:rFonts w:ascii="Times New Roman" w:hAnsi="Times New Roman"/>
              </w:rPr>
            </w:pPr>
            <w:r w:rsidRPr="0058115E">
              <w:rPr>
                <w:rFonts w:ascii="Times New Roman" w:hAnsi="Times New Roman" w:hint="eastAsia"/>
              </w:rPr>
              <w:t>指导教师姓名、职称</w:t>
            </w:r>
          </w:p>
        </w:tc>
        <w:tc>
          <w:tcPr>
            <w:tcW w:w="7052" w:type="dxa"/>
            <w:gridSpan w:val="12"/>
          </w:tcPr>
          <w:p w:rsidR="00F428C6" w:rsidRPr="0058115E" w:rsidRDefault="00F428C6">
            <w:pPr>
              <w:ind w:firstLine="480"/>
              <w:rPr>
                <w:rFonts w:ascii="Times New Roman" w:hAnsi="Times New Roman"/>
              </w:rPr>
            </w:pPr>
            <w:r w:rsidRPr="0058115E">
              <w:rPr>
                <w:rFonts w:ascii="Times New Roman" w:hAnsi="Times New Roman" w:hint="eastAsia"/>
              </w:rPr>
              <w:t>侯超钧</w:t>
            </w:r>
            <w:r w:rsidRPr="0058115E">
              <w:rPr>
                <w:rFonts w:ascii="Times New Roman" w:hAnsi="Times New Roman" w:hint="eastAsia"/>
              </w:rPr>
              <w:t xml:space="preserve"> </w:t>
            </w:r>
            <w:r w:rsidRPr="0058115E">
              <w:rPr>
                <w:rFonts w:ascii="Times New Roman" w:hAnsi="Times New Roman" w:hint="eastAsia"/>
              </w:rPr>
              <w:t>讲师</w:t>
            </w:r>
          </w:p>
        </w:tc>
      </w:tr>
      <w:tr w:rsidR="00F428C6" w:rsidRPr="0058115E" w:rsidTr="005274F5">
        <w:trPr>
          <w:trHeight w:val="141"/>
          <w:jc w:val="center"/>
        </w:trPr>
        <w:tc>
          <w:tcPr>
            <w:tcW w:w="9481" w:type="dxa"/>
            <w:gridSpan w:val="15"/>
          </w:tcPr>
          <w:p w:rsidR="00F428C6" w:rsidRPr="0058115E" w:rsidRDefault="00F428C6">
            <w:pPr>
              <w:ind w:firstLineChars="0" w:firstLine="0"/>
              <w:rPr>
                <w:rFonts w:ascii="Times New Roman" w:hAnsi="Times New Roman" w:cs="宋体"/>
                <w:szCs w:val="24"/>
              </w:rPr>
            </w:pPr>
            <w:r w:rsidRPr="0058115E">
              <w:rPr>
                <w:rFonts w:ascii="Times New Roman" w:hAnsi="Times New Roman" w:hint="eastAsia"/>
              </w:rPr>
              <w:t>指导教师评语及评分：</w:t>
            </w:r>
          </w:p>
          <w:p w:rsidR="00F428C6" w:rsidRPr="0058115E" w:rsidRDefault="00F428C6">
            <w:pPr>
              <w:ind w:firstLine="480"/>
              <w:jc w:val="left"/>
              <w:rPr>
                <w:rFonts w:ascii="Times New Roman" w:hAnsi="Times New Roman" w:cs="宋体"/>
                <w:szCs w:val="24"/>
              </w:rPr>
            </w:pPr>
          </w:p>
          <w:p w:rsidR="00F428C6" w:rsidRPr="0058115E" w:rsidRDefault="00F428C6">
            <w:pPr>
              <w:ind w:firstLine="480"/>
              <w:jc w:val="left"/>
              <w:rPr>
                <w:rFonts w:ascii="Times New Roman" w:hAnsi="Times New Roman"/>
              </w:rPr>
            </w:pPr>
            <w:r w:rsidRPr="0058115E">
              <w:rPr>
                <w:rFonts w:ascii="Times New Roman" w:hAnsi="Times New Roman" w:cs="宋体" w:hint="eastAsia"/>
                <w:szCs w:val="24"/>
              </w:rPr>
              <w:t>本论文开发了一个在线汽车售票系统，系统采用</w:t>
            </w:r>
            <w:r w:rsidRPr="0058115E">
              <w:rPr>
                <w:rFonts w:ascii="Times New Roman" w:hAnsi="Times New Roman" w:cs="宋体" w:hint="eastAsia"/>
                <w:szCs w:val="24"/>
              </w:rPr>
              <w:t>SpingMVC</w:t>
            </w:r>
            <w:r w:rsidRPr="0058115E">
              <w:rPr>
                <w:rFonts w:ascii="Times New Roman" w:hAnsi="Times New Roman" w:cs="宋体" w:hint="eastAsia"/>
                <w:szCs w:val="24"/>
              </w:rPr>
              <w:t>，</w:t>
            </w:r>
            <w:r w:rsidRPr="0058115E">
              <w:rPr>
                <w:rFonts w:ascii="Times New Roman" w:hAnsi="Times New Roman" w:cs="宋体" w:hint="eastAsia"/>
                <w:szCs w:val="24"/>
              </w:rPr>
              <w:t>Hibernate</w:t>
            </w:r>
            <w:r w:rsidRPr="0058115E">
              <w:rPr>
                <w:rFonts w:ascii="Times New Roman" w:hAnsi="Times New Roman" w:cs="宋体" w:hint="eastAsia"/>
                <w:szCs w:val="24"/>
              </w:rPr>
              <w:t>最为后台框架，前台用</w:t>
            </w:r>
            <w:r w:rsidRPr="0058115E">
              <w:rPr>
                <w:rFonts w:ascii="Times New Roman" w:hAnsi="Times New Roman" w:cs="宋体" w:hint="eastAsia"/>
                <w:szCs w:val="24"/>
              </w:rPr>
              <w:t>Bootstrap</w:t>
            </w:r>
            <w:r w:rsidRPr="0058115E">
              <w:rPr>
                <w:rFonts w:ascii="Times New Roman" w:hAnsi="Times New Roman" w:cs="宋体" w:hint="eastAsia"/>
                <w:szCs w:val="24"/>
              </w:rPr>
              <w:t>最为显示框架，界面操作方面，实现了信息根据具体需要呈现功能，记录输入功能与删除功能，基本要求的增删改查，在界面中均能实现，</w:t>
            </w:r>
            <w:r w:rsidRPr="0058115E">
              <w:rPr>
                <w:rFonts w:ascii="Times New Roman" w:hAnsi="Times New Roman" w:hint="eastAsia"/>
              </w:rPr>
              <w:t>具</w:t>
            </w:r>
            <w:r w:rsidRPr="0058115E">
              <w:rPr>
                <w:rFonts w:ascii="Times New Roman" w:hAnsi="Times New Roman" w:cs="宋体" w:hint="eastAsia"/>
                <w:szCs w:val="24"/>
              </w:rPr>
              <w:t>有相当的参考价值，其中功能不是很完善，系统未有司机作为独立客户登录，几乎都由管理员管理，欠缺企业管理与客户体验的连贯性。该论文格式基本正确，条理较清晰，叙述层次较分明，有较强的逻辑性，语言流畅，基本达到本科毕业论文要求。</w:t>
            </w:r>
            <w:r w:rsidRPr="0058115E">
              <w:rPr>
                <w:rFonts w:ascii="Times New Roman" w:hAnsi="Times New Roman" w:hint="eastAsia"/>
              </w:rPr>
              <w:t xml:space="preserve"> </w:t>
            </w:r>
          </w:p>
          <w:p w:rsidR="00F428C6" w:rsidRPr="0058115E" w:rsidRDefault="00F428C6">
            <w:pPr>
              <w:ind w:firstLine="480"/>
              <w:jc w:val="left"/>
              <w:rPr>
                <w:rFonts w:ascii="Times New Roman" w:hAnsi="Times New Roman"/>
              </w:rPr>
            </w:pPr>
            <w:r w:rsidRPr="0058115E">
              <w:rPr>
                <w:rFonts w:ascii="Times New Roman" w:hAnsi="Times New Roman" w:hint="eastAsia"/>
              </w:rPr>
              <w:t>评分为</w:t>
            </w:r>
            <w:r w:rsidRPr="0058115E">
              <w:rPr>
                <w:rFonts w:ascii="Times New Roman" w:hAnsi="Times New Roman" w:hint="eastAsia"/>
              </w:rPr>
              <w:t xml:space="preserve"> </w:t>
            </w:r>
            <w:r w:rsidR="005274F5">
              <w:rPr>
                <w:rFonts w:ascii="Times New Roman" w:hAnsi="Times New Roman" w:hint="eastAsia"/>
              </w:rPr>
              <w:t>75</w:t>
            </w:r>
            <w:r w:rsidRPr="0058115E">
              <w:rPr>
                <w:rFonts w:ascii="Times New Roman" w:hAnsi="Times New Roman" w:hint="eastAsia"/>
              </w:rPr>
              <w:t xml:space="preserve">     </w:t>
            </w:r>
            <w:r w:rsidRPr="0058115E">
              <w:rPr>
                <w:rFonts w:ascii="Times New Roman" w:hAnsi="Times New Roman" w:hint="eastAsia"/>
              </w:rPr>
              <w:t>。</w:t>
            </w:r>
          </w:p>
          <w:p w:rsidR="00F428C6" w:rsidRPr="0058115E" w:rsidRDefault="00F428C6">
            <w:pPr>
              <w:ind w:firstLine="480"/>
              <w:jc w:val="left"/>
              <w:rPr>
                <w:rFonts w:ascii="Times New Roman" w:hAnsi="Times New Roman"/>
              </w:rPr>
            </w:pPr>
          </w:p>
          <w:p w:rsidR="00F428C6" w:rsidRPr="0058115E" w:rsidRDefault="00F428C6">
            <w:pPr>
              <w:ind w:firstLine="480"/>
              <w:jc w:val="left"/>
              <w:rPr>
                <w:rFonts w:ascii="Times New Roman" w:hAnsi="Times New Roman"/>
              </w:rPr>
            </w:pPr>
          </w:p>
          <w:p w:rsidR="00F428C6" w:rsidRPr="0058115E" w:rsidRDefault="00F428C6">
            <w:pPr>
              <w:ind w:firstLineChars="2700" w:firstLine="6480"/>
              <w:rPr>
                <w:rFonts w:ascii="Times New Roman" w:hAnsi="Times New Roman"/>
              </w:rPr>
            </w:pPr>
            <w:r w:rsidRPr="0058115E">
              <w:rPr>
                <w:rFonts w:ascii="Times New Roman" w:hAnsi="Times New Roman" w:hint="eastAsia"/>
              </w:rPr>
              <w:t>签名</w:t>
            </w:r>
            <w:r w:rsidRPr="0058115E">
              <w:rPr>
                <w:rFonts w:ascii="Times New Roman" w:hAnsi="Times New Roman" w:hint="eastAsia"/>
              </w:rPr>
              <w:t xml:space="preserve">  </w:t>
            </w:r>
          </w:p>
          <w:p w:rsidR="00F428C6" w:rsidRPr="0058115E" w:rsidRDefault="00F428C6">
            <w:pPr>
              <w:ind w:firstLine="480"/>
              <w:rPr>
                <w:rFonts w:ascii="Times New Roman" w:hAnsi="Times New Roman"/>
              </w:rPr>
            </w:pPr>
            <w:r w:rsidRPr="0058115E">
              <w:rPr>
                <w:rFonts w:ascii="Times New Roman" w:hAnsi="Times New Roman" w:hint="eastAsia"/>
              </w:rPr>
              <w:t xml:space="preserve">                                                    2016  </w:t>
            </w:r>
            <w:r w:rsidRPr="0058115E">
              <w:rPr>
                <w:rFonts w:ascii="Times New Roman" w:hAnsi="Times New Roman" w:hint="eastAsia"/>
              </w:rPr>
              <w:t>年</w:t>
            </w:r>
            <w:r w:rsidRPr="0058115E">
              <w:rPr>
                <w:rFonts w:ascii="Times New Roman" w:hAnsi="Times New Roman" w:hint="eastAsia"/>
              </w:rPr>
              <w:t xml:space="preserve"> 4 </w:t>
            </w:r>
            <w:r w:rsidRPr="0058115E">
              <w:rPr>
                <w:rFonts w:ascii="Times New Roman" w:hAnsi="Times New Roman" w:hint="eastAsia"/>
              </w:rPr>
              <w:t>月</w:t>
            </w:r>
            <w:r w:rsidRPr="0058115E">
              <w:rPr>
                <w:rFonts w:ascii="Times New Roman" w:hAnsi="Times New Roman" w:hint="eastAsia"/>
              </w:rPr>
              <w:t xml:space="preserve"> 10 </w:t>
            </w:r>
            <w:r w:rsidRPr="0058115E">
              <w:rPr>
                <w:rFonts w:ascii="Times New Roman" w:hAnsi="Times New Roman" w:hint="eastAsia"/>
              </w:rPr>
              <w:t>日</w:t>
            </w:r>
          </w:p>
        </w:tc>
      </w:tr>
      <w:tr w:rsidR="00F428C6" w:rsidRPr="0058115E" w:rsidTr="005274F5">
        <w:trPr>
          <w:trHeight w:val="141"/>
          <w:jc w:val="center"/>
        </w:trPr>
        <w:tc>
          <w:tcPr>
            <w:tcW w:w="9481" w:type="dxa"/>
            <w:gridSpan w:val="15"/>
          </w:tcPr>
          <w:p w:rsidR="00F428C6" w:rsidRPr="0058115E" w:rsidRDefault="00F428C6">
            <w:pPr>
              <w:ind w:firstLineChars="0" w:firstLine="0"/>
              <w:rPr>
                <w:rFonts w:ascii="Times New Roman" w:hAnsi="Times New Roman"/>
              </w:rPr>
            </w:pPr>
            <w:r w:rsidRPr="0058115E">
              <w:rPr>
                <w:rFonts w:ascii="Times New Roman" w:hAnsi="Times New Roman" w:hint="eastAsia"/>
              </w:rPr>
              <w:t>评阅老师评语及评分：</w:t>
            </w:r>
            <w:r w:rsidRPr="0058115E">
              <w:rPr>
                <w:rFonts w:ascii="Times New Roman" w:hAnsi="Times New Roman" w:hint="eastAsia"/>
              </w:rPr>
              <w:t xml:space="preserve"> </w:t>
            </w:r>
          </w:p>
          <w:p w:rsidR="00F428C6" w:rsidRPr="0058115E" w:rsidRDefault="00F428C6">
            <w:pPr>
              <w:ind w:firstLine="480"/>
              <w:jc w:val="left"/>
              <w:rPr>
                <w:rFonts w:ascii="Times New Roman" w:hAnsi="Times New Roman"/>
              </w:rPr>
            </w:pPr>
          </w:p>
          <w:p w:rsidR="00F428C6" w:rsidRPr="0058115E" w:rsidRDefault="00F428C6">
            <w:pPr>
              <w:ind w:firstLine="480"/>
              <w:jc w:val="left"/>
              <w:rPr>
                <w:rFonts w:ascii="Times New Roman" w:hAnsi="Times New Roman"/>
              </w:rPr>
            </w:pPr>
            <w:r w:rsidRPr="0058115E">
              <w:rPr>
                <w:rFonts w:ascii="Times New Roman" w:hAnsi="Times New Roman" w:cs="宋体" w:hint="eastAsia"/>
                <w:szCs w:val="24"/>
              </w:rPr>
              <w:t>本论文开发了一个基于</w:t>
            </w:r>
            <w:r w:rsidRPr="0058115E">
              <w:rPr>
                <w:rFonts w:ascii="Times New Roman" w:hAnsi="Times New Roman" w:cs="宋体" w:hint="eastAsia"/>
                <w:szCs w:val="24"/>
              </w:rPr>
              <w:t>SSH</w:t>
            </w:r>
            <w:r w:rsidRPr="0058115E">
              <w:rPr>
                <w:rFonts w:ascii="Times New Roman" w:hAnsi="Times New Roman" w:cs="宋体" w:hint="eastAsia"/>
                <w:szCs w:val="24"/>
              </w:rPr>
              <w:t>框架汽车售票系统，</w:t>
            </w:r>
            <w:r w:rsidRPr="0058115E">
              <w:rPr>
                <w:rFonts w:ascii="Times New Roman" w:hAnsi="Times New Roman" w:hint="eastAsia"/>
              </w:rPr>
              <w:t>选题符合专业培养目标毕业论文，基本能够达到综合训练目标，论文篇幅符合学院规定，内容较为完整，层次结构较合理，主要观点突出，逻辑关系清楚，未发现抄袭现象，</w:t>
            </w:r>
            <w:r w:rsidRPr="0058115E">
              <w:rPr>
                <w:rFonts w:ascii="Times New Roman" w:hAnsi="Times New Roman" w:cs="宋体" w:hint="eastAsia"/>
                <w:szCs w:val="24"/>
              </w:rPr>
              <w:t>基本达到本科毕业论文要求。</w:t>
            </w:r>
          </w:p>
          <w:p w:rsidR="00F428C6" w:rsidRPr="0058115E" w:rsidRDefault="00F428C6">
            <w:pPr>
              <w:ind w:firstLine="480"/>
              <w:rPr>
                <w:rFonts w:ascii="Times New Roman" w:hAnsi="Times New Roman"/>
              </w:rPr>
            </w:pPr>
          </w:p>
          <w:p w:rsidR="00F428C6" w:rsidRPr="0058115E" w:rsidRDefault="00F428C6">
            <w:pPr>
              <w:ind w:firstLine="480"/>
              <w:rPr>
                <w:rFonts w:ascii="Times New Roman" w:hAnsi="Times New Roman"/>
              </w:rPr>
            </w:pPr>
            <w:r w:rsidRPr="0058115E">
              <w:rPr>
                <w:rFonts w:ascii="Times New Roman" w:hAnsi="Times New Roman" w:hint="eastAsia"/>
              </w:rPr>
              <w:t>评分为</w:t>
            </w:r>
            <w:r w:rsidRPr="0058115E">
              <w:rPr>
                <w:rFonts w:ascii="Times New Roman" w:hAnsi="Times New Roman" w:hint="eastAsia"/>
              </w:rPr>
              <w:t xml:space="preserve"> </w:t>
            </w:r>
            <w:r w:rsidR="005274F5">
              <w:rPr>
                <w:rFonts w:ascii="Times New Roman" w:hAnsi="Times New Roman" w:hint="eastAsia"/>
              </w:rPr>
              <w:t>74</w:t>
            </w:r>
            <w:r w:rsidRPr="0058115E">
              <w:rPr>
                <w:rFonts w:ascii="Times New Roman" w:hAnsi="Times New Roman" w:hint="eastAsia"/>
              </w:rPr>
              <w:t xml:space="preserve">        </w:t>
            </w:r>
            <w:r w:rsidRPr="0058115E">
              <w:rPr>
                <w:rFonts w:ascii="Times New Roman" w:hAnsi="Times New Roman" w:hint="eastAsia"/>
              </w:rPr>
              <w:t>。</w:t>
            </w:r>
          </w:p>
          <w:p w:rsidR="00F428C6" w:rsidRPr="0058115E" w:rsidRDefault="00F428C6">
            <w:pPr>
              <w:ind w:firstLine="480"/>
              <w:rPr>
                <w:rFonts w:ascii="Times New Roman" w:hAnsi="Times New Roman"/>
              </w:rPr>
            </w:pPr>
          </w:p>
          <w:p w:rsidR="00F428C6" w:rsidRPr="0058115E" w:rsidRDefault="00F428C6">
            <w:pPr>
              <w:ind w:firstLineChars="2750" w:firstLine="6600"/>
              <w:rPr>
                <w:rFonts w:ascii="Times New Roman" w:hAnsi="Times New Roman"/>
              </w:rPr>
            </w:pPr>
            <w:r w:rsidRPr="0058115E">
              <w:rPr>
                <w:rFonts w:ascii="Times New Roman" w:hAnsi="Times New Roman" w:hint="eastAsia"/>
              </w:rPr>
              <w:t>签名</w:t>
            </w:r>
          </w:p>
          <w:p w:rsidR="00F428C6" w:rsidRPr="0058115E" w:rsidRDefault="00F428C6">
            <w:pPr>
              <w:ind w:firstLine="480"/>
              <w:rPr>
                <w:rFonts w:ascii="Times New Roman" w:hAnsi="Times New Roman"/>
              </w:rPr>
            </w:pPr>
            <w:r w:rsidRPr="0058115E">
              <w:rPr>
                <w:rFonts w:ascii="Times New Roman" w:hAnsi="Times New Roman" w:hint="eastAsia"/>
              </w:rPr>
              <w:t xml:space="preserve">                                                     2016  </w:t>
            </w:r>
            <w:r w:rsidRPr="0058115E">
              <w:rPr>
                <w:rFonts w:ascii="Times New Roman" w:hAnsi="Times New Roman" w:hint="eastAsia"/>
              </w:rPr>
              <w:t>年</w:t>
            </w:r>
            <w:r w:rsidRPr="0058115E">
              <w:rPr>
                <w:rFonts w:ascii="Times New Roman" w:hAnsi="Times New Roman" w:hint="eastAsia"/>
              </w:rPr>
              <w:t xml:space="preserve"> 4 </w:t>
            </w:r>
            <w:r w:rsidRPr="0058115E">
              <w:rPr>
                <w:rFonts w:ascii="Times New Roman" w:hAnsi="Times New Roman" w:hint="eastAsia"/>
              </w:rPr>
              <w:t>月</w:t>
            </w:r>
            <w:r w:rsidRPr="0058115E">
              <w:rPr>
                <w:rFonts w:ascii="Times New Roman" w:hAnsi="Times New Roman" w:hint="eastAsia"/>
              </w:rPr>
              <w:t xml:space="preserve"> 25 </w:t>
            </w:r>
            <w:r w:rsidRPr="0058115E">
              <w:rPr>
                <w:rFonts w:ascii="Times New Roman" w:hAnsi="Times New Roman" w:hint="eastAsia"/>
              </w:rPr>
              <w:t>日</w:t>
            </w:r>
          </w:p>
        </w:tc>
      </w:tr>
      <w:tr w:rsidR="00F428C6" w:rsidRPr="0058115E" w:rsidTr="005274F5">
        <w:trPr>
          <w:trHeight w:val="5661"/>
          <w:jc w:val="center"/>
        </w:trPr>
        <w:tc>
          <w:tcPr>
            <w:tcW w:w="9481" w:type="dxa"/>
            <w:gridSpan w:val="15"/>
          </w:tcPr>
          <w:p w:rsidR="00F428C6" w:rsidRPr="0058115E" w:rsidRDefault="005274F5" w:rsidP="005274F5">
            <w:pPr>
              <w:ind w:firstLineChars="0" w:firstLine="0"/>
              <w:rPr>
                <w:rFonts w:ascii="Times New Roman" w:hAnsi="Times New Roman"/>
              </w:rPr>
            </w:pPr>
            <w:r>
              <w:rPr>
                <w:rFonts w:ascii="Times New Roman" w:hAnsi="Times New Roman" w:hint="eastAsia"/>
              </w:rPr>
              <w:lastRenderedPageBreak/>
              <w:t>答辩记录：</w:t>
            </w:r>
          </w:p>
          <w:p w:rsidR="00A84A94" w:rsidRDefault="00A84A94" w:rsidP="00A84A94">
            <w:pPr>
              <w:ind w:firstLine="480"/>
              <w:rPr>
                <w:szCs w:val="21"/>
              </w:rPr>
            </w:pPr>
            <w:r>
              <w:rPr>
                <w:rFonts w:hint="eastAsia"/>
                <w:szCs w:val="21"/>
              </w:rPr>
              <w:t>问题1：车票数据录入有无必填验证？</w:t>
            </w:r>
          </w:p>
          <w:p w:rsidR="00A84A94" w:rsidRDefault="00A84A94" w:rsidP="00A84A94">
            <w:pPr>
              <w:ind w:firstLine="480"/>
              <w:rPr>
                <w:szCs w:val="21"/>
              </w:rPr>
            </w:pPr>
            <w:r>
              <w:rPr>
                <w:rFonts w:hint="eastAsia"/>
                <w:szCs w:val="21"/>
              </w:rPr>
              <w:t>回答：此页面无，只是在前台，即用户体验数据录入才有验证。</w:t>
            </w:r>
          </w:p>
          <w:p w:rsidR="00A84A94" w:rsidRDefault="00A84A94" w:rsidP="00A84A94">
            <w:pPr>
              <w:ind w:firstLine="480"/>
              <w:rPr>
                <w:szCs w:val="21"/>
              </w:rPr>
            </w:pPr>
            <w:r>
              <w:rPr>
                <w:rFonts w:hint="eastAsia"/>
                <w:szCs w:val="21"/>
              </w:rPr>
              <w:t>问题2：前台购票页面是否有ajax局部刷新？</w:t>
            </w:r>
          </w:p>
          <w:p w:rsidR="00A84A94" w:rsidRDefault="00A84A94" w:rsidP="00A84A94">
            <w:pPr>
              <w:ind w:firstLine="480"/>
              <w:rPr>
                <w:szCs w:val="21"/>
              </w:rPr>
            </w:pPr>
            <w:r>
              <w:rPr>
                <w:rFonts w:hint="eastAsia"/>
                <w:szCs w:val="21"/>
              </w:rPr>
              <w:t>回答：有，多个按钮及单选框供用户点击，显示新数据到页面，然后进行购票。</w:t>
            </w:r>
          </w:p>
          <w:p w:rsidR="00A84A94" w:rsidRDefault="00A84A94" w:rsidP="00A84A94">
            <w:pPr>
              <w:ind w:firstLine="480"/>
              <w:rPr>
                <w:szCs w:val="21"/>
              </w:rPr>
            </w:pPr>
            <w:r>
              <w:rPr>
                <w:rFonts w:hint="eastAsia"/>
                <w:szCs w:val="21"/>
              </w:rPr>
              <w:t>问题3：数据库中表有无关联？</w:t>
            </w:r>
          </w:p>
          <w:p w:rsidR="00F428C6" w:rsidRDefault="00A84A94" w:rsidP="00A84A94">
            <w:pPr>
              <w:ind w:firstLine="480"/>
              <w:rPr>
                <w:rFonts w:ascii="Times New Roman" w:hAnsi="Times New Roman"/>
              </w:rPr>
            </w:pPr>
            <w:r>
              <w:rPr>
                <w:rFonts w:hint="eastAsia"/>
                <w:szCs w:val="21"/>
              </w:rPr>
              <w:t>回答：有，表与表中有多对多关系，及一对多关系，用Hibernate进行关系映射。</w:t>
            </w:r>
          </w:p>
          <w:p w:rsidR="005274F5" w:rsidRDefault="005274F5">
            <w:pPr>
              <w:ind w:firstLineChars="0" w:firstLine="0"/>
              <w:rPr>
                <w:rFonts w:ascii="Times New Roman" w:hAnsi="Times New Roman"/>
              </w:rPr>
            </w:pPr>
          </w:p>
          <w:p w:rsidR="005274F5" w:rsidRPr="0058115E" w:rsidRDefault="005274F5">
            <w:pPr>
              <w:ind w:firstLineChars="0" w:firstLine="0"/>
              <w:rPr>
                <w:rFonts w:ascii="Times New Roman" w:hAnsi="Times New Roman"/>
              </w:rPr>
            </w:pPr>
          </w:p>
          <w:p w:rsidR="00F428C6" w:rsidRPr="0058115E" w:rsidRDefault="00F428C6">
            <w:pPr>
              <w:ind w:leftChars="2184" w:left="6562" w:hangingChars="550" w:hanging="1320"/>
              <w:rPr>
                <w:rFonts w:ascii="Times New Roman" w:hAnsi="Times New Roman"/>
              </w:rPr>
            </w:pPr>
            <w:r w:rsidRPr="0058115E">
              <w:rPr>
                <w:rFonts w:ascii="Times New Roman" w:hAnsi="Times New Roman" w:hint="eastAsia"/>
              </w:rPr>
              <w:t xml:space="preserve">                 </w:t>
            </w:r>
          </w:p>
          <w:p w:rsidR="00F428C6" w:rsidRPr="0058115E" w:rsidRDefault="00F428C6">
            <w:pPr>
              <w:ind w:leftChars="2184" w:left="6562" w:hangingChars="550" w:hanging="1320"/>
              <w:rPr>
                <w:rFonts w:ascii="Times New Roman" w:hAnsi="Times New Roman"/>
              </w:rPr>
            </w:pPr>
          </w:p>
          <w:p w:rsidR="00F428C6" w:rsidRPr="0058115E" w:rsidRDefault="00F428C6">
            <w:pPr>
              <w:ind w:leftChars="2184" w:left="6562" w:hangingChars="550" w:hanging="1320"/>
              <w:rPr>
                <w:rFonts w:ascii="Times New Roman" w:hAnsi="Times New Roman"/>
              </w:rPr>
            </w:pPr>
            <w:bookmarkStart w:id="615" w:name="_GoBack"/>
            <w:bookmarkEnd w:id="615"/>
          </w:p>
          <w:p w:rsidR="00F428C6" w:rsidRPr="0058115E" w:rsidRDefault="00F428C6">
            <w:pPr>
              <w:ind w:leftChars="2184" w:left="6562" w:hangingChars="550" w:hanging="1320"/>
              <w:rPr>
                <w:rFonts w:ascii="Times New Roman" w:hAnsi="Times New Roman"/>
              </w:rPr>
            </w:pPr>
          </w:p>
          <w:p w:rsidR="00F428C6" w:rsidRPr="0058115E" w:rsidRDefault="00F428C6">
            <w:pPr>
              <w:ind w:leftChars="2184" w:left="6562" w:hangingChars="550" w:hanging="1320"/>
              <w:rPr>
                <w:rFonts w:ascii="Times New Roman" w:hAnsi="Times New Roman"/>
              </w:rPr>
            </w:pPr>
            <w:r w:rsidRPr="0058115E">
              <w:rPr>
                <w:rFonts w:ascii="Times New Roman" w:hAnsi="Times New Roman" w:hint="eastAsia"/>
              </w:rPr>
              <w:t xml:space="preserve">                                     </w:t>
            </w:r>
            <w:r w:rsidRPr="0058115E">
              <w:rPr>
                <w:rFonts w:ascii="Times New Roman" w:hAnsi="Times New Roman" w:hint="eastAsia"/>
              </w:rPr>
              <w:t>答辩秘书：</w:t>
            </w:r>
            <w:r w:rsidR="00A84A94" w:rsidRPr="00A84A94">
              <w:rPr>
                <w:rFonts w:hint="eastAsia"/>
                <w:szCs w:val="21"/>
              </w:rPr>
              <w:t>吴梦亮</w:t>
            </w:r>
          </w:p>
          <w:p w:rsidR="00F428C6" w:rsidRPr="0058115E" w:rsidRDefault="00F428C6">
            <w:pPr>
              <w:ind w:firstLineChars="2784" w:firstLine="6682"/>
              <w:rPr>
                <w:rFonts w:ascii="Times New Roman" w:hAnsi="Times New Roman"/>
              </w:rPr>
            </w:pPr>
            <w:r w:rsidRPr="0058115E">
              <w:rPr>
                <w:rFonts w:ascii="Times New Roman" w:hAnsi="Times New Roman" w:hint="eastAsia"/>
              </w:rPr>
              <w:t xml:space="preserve">2014 </w:t>
            </w:r>
            <w:r w:rsidRPr="0058115E">
              <w:rPr>
                <w:rFonts w:ascii="Times New Roman" w:hAnsi="Times New Roman" w:hint="eastAsia"/>
              </w:rPr>
              <w:t>年</w:t>
            </w:r>
            <w:r w:rsidRPr="0058115E">
              <w:rPr>
                <w:rFonts w:ascii="Times New Roman" w:hAnsi="Times New Roman" w:hint="eastAsia"/>
              </w:rPr>
              <w:t xml:space="preserve"> 5 </w:t>
            </w:r>
            <w:r w:rsidRPr="0058115E">
              <w:rPr>
                <w:rFonts w:ascii="Times New Roman" w:hAnsi="Times New Roman" w:hint="eastAsia"/>
              </w:rPr>
              <w:t>月</w:t>
            </w:r>
            <w:r w:rsidRPr="0058115E">
              <w:rPr>
                <w:rFonts w:ascii="Times New Roman" w:hAnsi="Times New Roman" w:hint="eastAsia"/>
              </w:rPr>
              <w:t xml:space="preserve"> 13 </w:t>
            </w:r>
            <w:r w:rsidRPr="0058115E">
              <w:rPr>
                <w:rFonts w:ascii="Times New Roman" w:hAnsi="Times New Roman" w:hint="eastAsia"/>
              </w:rPr>
              <w:t>日</w:t>
            </w:r>
          </w:p>
        </w:tc>
      </w:tr>
      <w:tr w:rsidR="00F428C6" w:rsidRPr="0058115E" w:rsidTr="005274F5">
        <w:trPr>
          <w:trHeight w:val="2743"/>
          <w:jc w:val="center"/>
        </w:trPr>
        <w:tc>
          <w:tcPr>
            <w:tcW w:w="9481" w:type="dxa"/>
            <w:gridSpan w:val="15"/>
          </w:tcPr>
          <w:p w:rsidR="00F428C6" w:rsidRPr="0058115E" w:rsidRDefault="00F428C6">
            <w:pPr>
              <w:ind w:firstLineChars="0" w:firstLine="0"/>
              <w:rPr>
                <w:rFonts w:ascii="Times New Roman" w:hAnsi="Times New Roman"/>
              </w:rPr>
            </w:pPr>
            <w:r w:rsidRPr="0058115E">
              <w:rPr>
                <w:rFonts w:ascii="Times New Roman" w:hAnsi="Times New Roman" w:hint="eastAsia"/>
              </w:rPr>
              <w:t>答辩小组评价意见及评分：</w:t>
            </w:r>
          </w:p>
          <w:p w:rsidR="005274F5" w:rsidRPr="0058115E" w:rsidRDefault="00720F99">
            <w:pPr>
              <w:ind w:firstLine="480"/>
              <w:rPr>
                <w:rFonts w:ascii="Times New Roman" w:hAnsi="Times New Roman"/>
              </w:rPr>
            </w:pPr>
            <w:r>
              <w:rPr>
                <w:rFonts w:hint="eastAsia"/>
              </w:rPr>
              <w:t>论文选题合理，题目具有一定难度，能切合当前高校作业的学生提交与教师批改的迫切需求，时效性较强，选题具有一定的实践指导意义，能够达到综合训练目标，符合专业培养目标。评分为</w:t>
            </w:r>
            <w:r w:rsidR="00721CC4">
              <w:rPr>
                <w:rFonts w:hint="eastAsia"/>
              </w:rPr>
              <w:t>73。</w:t>
            </w:r>
          </w:p>
          <w:p w:rsidR="00F428C6" w:rsidRPr="0058115E" w:rsidRDefault="00F428C6">
            <w:pPr>
              <w:ind w:firstLineChars="1000" w:firstLine="2400"/>
              <w:rPr>
                <w:rFonts w:ascii="Times New Roman" w:hAnsi="Times New Roman"/>
              </w:rPr>
            </w:pPr>
            <w:r w:rsidRPr="0058115E">
              <w:rPr>
                <w:rFonts w:ascii="Times New Roman" w:hAnsi="Times New Roman" w:hint="eastAsia"/>
              </w:rPr>
              <w:t xml:space="preserve">                               </w:t>
            </w:r>
            <w:r w:rsidRPr="0058115E">
              <w:rPr>
                <w:rFonts w:ascii="Times New Roman" w:hAnsi="Times New Roman" w:hint="eastAsia"/>
              </w:rPr>
              <w:t>答辩组长：</w:t>
            </w:r>
          </w:p>
          <w:p w:rsidR="00F428C6" w:rsidRPr="0058115E" w:rsidRDefault="00F428C6" w:rsidP="005274F5">
            <w:pPr>
              <w:ind w:firstLine="480"/>
              <w:rPr>
                <w:rFonts w:ascii="Times New Roman" w:hAnsi="Times New Roman"/>
              </w:rPr>
            </w:pPr>
            <w:r w:rsidRPr="0058115E">
              <w:rPr>
                <w:rFonts w:ascii="Times New Roman" w:hAnsi="Times New Roman" w:hint="eastAsia"/>
              </w:rPr>
              <w:t xml:space="preserve">                                                    201</w:t>
            </w:r>
            <w:r w:rsidR="005274F5">
              <w:rPr>
                <w:rFonts w:ascii="Times New Roman" w:hAnsi="Times New Roman" w:hint="eastAsia"/>
              </w:rPr>
              <w:t xml:space="preserve">6 </w:t>
            </w:r>
            <w:r w:rsidRPr="0058115E">
              <w:rPr>
                <w:rFonts w:ascii="Times New Roman" w:hAnsi="Times New Roman" w:hint="eastAsia"/>
              </w:rPr>
              <w:t>年</w:t>
            </w:r>
            <w:r w:rsidRPr="0058115E">
              <w:rPr>
                <w:rFonts w:ascii="Times New Roman" w:hAnsi="Times New Roman" w:hint="eastAsia"/>
              </w:rPr>
              <w:t xml:space="preserve"> 5 </w:t>
            </w:r>
            <w:r w:rsidRPr="0058115E">
              <w:rPr>
                <w:rFonts w:ascii="Times New Roman" w:hAnsi="Times New Roman" w:hint="eastAsia"/>
              </w:rPr>
              <w:t>月</w:t>
            </w:r>
            <w:r w:rsidRPr="0058115E">
              <w:rPr>
                <w:rFonts w:ascii="Times New Roman" w:hAnsi="Times New Roman" w:hint="eastAsia"/>
              </w:rPr>
              <w:t xml:space="preserve"> 23 </w:t>
            </w:r>
            <w:r w:rsidRPr="0058115E">
              <w:rPr>
                <w:rFonts w:ascii="Times New Roman" w:hAnsi="Times New Roman" w:hint="eastAsia"/>
              </w:rPr>
              <w:t>日</w:t>
            </w:r>
          </w:p>
        </w:tc>
      </w:tr>
      <w:tr w:rsidR="00F428C6" w:rsidRPr="0058115E" w:rsidTr="005274F5">
        <w:trPr>
          <w:cantSplit/>
          <w:trHeight w:hRule="exact" w:val="438"/>
          <w:jc w:val="center"/>
        </w:trPr>
        <w:tc>
          <w:tcPr>
            <w:tcW w:w="1610" w:type="dxa"/>
            <w:gridSpan w:val="2"/>
            <w:vMerge w:val="restart"/>
            <w:vAlign w:val="center"/>
          </w:tcPr>
          <w:p w:rsidR="005274F5" w:rsidRDefault="00F428C6">
            <w:pPr>
              <w:ind w:firstLineChars="0" w:firstLine="0"/>
              <w:rPr>
                <w:rFonts w:ascii="Times New Roman" w:hAnsi="Times New Roman"/>
              </w:rPr>
            </w:pPr>
            <w:r w:rsidRPr="0058115E">
              <w:rPr>
                <w:rFonts w:ascii="Times New Roman" w:hAnsi="Times New Roman" w:hint="eastAsia"/>
              </w:rPr>
              <w:t>论文</w:t>
            </w:r>
            <w:r w:rsidRPr="0058115E">
              <w:rPr>
                <w:rFonts w:ascii="Times New Roman" w:hAnsi="Times New Roman" w:hint="eastAsia"/>
              </w:rPr>
              <w:t>(</w:t>
            </w:r>
            <w:r w:rsidRPr="0058115E">
              <w:rPr>
                <w:rFonts w:ascii="Times New Roman" w:hAnsi="Times New Roman" w:hint="eastAsia"/>
              </w:rPr>
              <w:t>设计</w:t>
            </w:r>
            <w:r w:rsidRPr="0058115E">
              <w:rPr>
                <w:rFonts w:ascii="Times New Roman" w:hAnsi="Times New Roman" w:hint="eastAsia"/>
              </w:rPr>
              <w:t>)</w:t>
            </w:r>
          </w:p>
          <w:p w:rsidR="00F428C6" w:rsidRPr="0058115E" w:rsidRDefault="00F428C6">
            <w:pPr>
              <w:ind w:firstLineChars="0" w:firstLine="0"/>
              <w:rPr>
                <w:rFonts w:ascii="Times New Roman" w:hAnsi="Times New Roman"/>
              </w:rPr>
            </w:pPr>
            <w:r w:rsidRPr="0058115E">
              <w:rPr>
                <w:rFonts w:ascii="Times New Roman" w:hAnsi="Times New Roman" w:hint="eastAsia"/>
              </w:rPr>
              <w:t>成绩</w:t>
            </w:r>
          </w:p>
        </w:tc>
        <w:tc>
          <w:tcPr>
            <w:tcW w:w="1942" w:type="dxa"/>
            <w:gridSpan w:val="3"/>
            <w:tcBorders>
              <w:bottom w:val="single" w:sz="4" w:space="0" w:color="auto"/>
              <w:right w:val="single" w:sz="4" w:space="0" w:color="auto"/>
            </w:tcBorders>
            <w:vAlign w:val="center"/>
          </w:tcPr>
          <w:p w:rsidR="00F428C6" w:rsidRPr="0058115E" w:rsidRDefault="00F428C6">
            <w:pPr>
              <w:ind w:firstLineChars="0" w:firstLine="0"/>
              <w:rPr>
                <w:rFonts w:ascii="Times New Roman" w:hAnsi="Times New Roman"/>
              </w:rPr>
            </w:pPr>
            <w:r w:rsidRPr="0058115E">
              <w:rPr>
                <w:rFonts w:ascii="Times New Roman" w:hAnsi="Times New Roman" w:hint="eastAsia"/>
              </w:rPr>
              <w:t>指导老师（</w:t>
            </w:r>
            <w:r w:rsidRPr="0058115E">
              <w:rPr>
                <w:rFonts w:ascii="Times New Roman" w:hAnsi="Times New Roman" w:hint="eastAsia"/>
              </w:rPr>
              <w:t>40%</w:t>
            </w:r>
            <w:r w:rsidRPr="0058115E">
              <w:rPr>
                <w:rFonts w:ascii="Times New Roman" w:hAnsi="Times New Roman" w:hint="eastAsia"/>
              </w:rPr>
              <w:t>）</w:t>
            </w:r>
          </w:p>
        </w:tc>
        <w:tc>
          <w:tcPr>
            <w:tcW w:w="1942" w:type="dxa"/>
            <w:gridSpan w:val="3"/>
            <w:tcBorders>
              <w:left w:val="single" w:sz="4" w:space="0" w:color="auto"/>
              <w:bottom w:val="single" w:sz="4" w:space="0" w:color="auto"/>
              <w:right w:val="single" w:sz="4" w:space="0" w:color="auto"/>
            </w:tcBorders>
            <w:vAlign w:val="center"/>
          </w:tcPr>
          <w:p w:rsidR="00F428C6" w:rsidRPr="0058115E" w:rsidRDefault="00F428C6">
            <w:pPr>
              <w:ind w:firstLineChars="0" w:firstLine="0"/>
              <w:rPr>
                <w:rFonts w:ascii="Times New Roman" w:hAnsi="Times New Roman"/>
              </w:rPr>
            </w:pPr>
            <w:r w:rsidRPr="0058115E">
              <w:rPr>
                <w:rFonts w:ascii="Times New Roman" w:hAnsi="Times New Roman" w:hint="eastAsia"/>
              </w:rPr>
              <w:t>评阅老师（</w:t>
            </w:r>
            <w:r w:rsidRPr="0058115E">
              <w:rPr>
                <w:rFonts w:ascii="Times New Roman" w:hAnsi="Times New Roman" w:hint="eastAsia"/>
              </w:rPr>
              <w:t>20%</w:t>
            </w:r>
            <w:r w:rsidRPr="0058115E">
              <w:rPr>
                <w:rFonts w:ascii="Times New Roman" w:hAnsi="Times New Roman" w:hint="eastAsia"/>
              </w:rPr>
              <w:t>）</w:t>
            </w:r>
          </w:p>
          <w:p w:rsidR="00F428C6" w:rsidRPr="0058115E" w:rsidRDefault="00F428C6">
            <w:pPr>
              <w:ind w:firstLine="480"/>
              <w:jc w:val="center"/>
              <w:rPr>
                <w:rFonts w:ascii="Times New Roman" w:hAnsi="Times New Roman"/>
              </w:rPr>
            </w:pPr>
            <w:r w:rsidRPr="0058115E">
              <w:rPr>
                <w:rFonts w:ascii="Times New Roman" w:hAnsi="Times New Roman" w:hint="eastAsia"/>
              </w:rPr>
              <w:t>折算分</w:t>
            </w:r>
          </w:p>
        </w:tc>
        <w:tc>
          <w:tcPr>
            <w:tcW w:w="1942" w:type="dxa"/>
            <w:gridSpan w:val="4"/>
            <w:tcBorders>
              <w:left w:val="single" w:sz="4" w:space="0" w:color="auto"/>
              <w:bottom w:val="single" w:sz="4" w:space="0" w:color="auto"/>
              <w:right w:val="single" w:sz="12" w:space="0" w:color="auto"/>
            </w:tcBorders>
            <w:vAlign w:val="center"/>
          </w:tcPr>
          <w:p w:rsidR="00F428C6" w:rsidRPr="0058115E" w:rsidRDefault="00F428C6">
            <w:pPr>
              <w:ind w:firstLineChars="0" w:firstLine="0"/>
              <w:rPr>
                <w:rFonts w:ascii="Times New Roman" w:hAnsi="Times New Roman"/>
              </w:rPr>
            </w:pPr>
            <w:r w:rsidRPr="0058115E">
              <w:rPr>
                <w:rFonts w:ascii="Times New Roman" w:hAnsi="Times New Roman" w:hint="eastAsia"/>
              </w:rPr>
              <w:t>答辩小组（</w:t>
            </w:r>
            <w:r w:rsidRPr="0058115E">
              <w:rPr>
                <w:rFonts w:ascii="Times New Roman" w:hAnsi="Times New Roman" w:hint="eastAsia"/>
              </w:rPr>
              <w:t>40%</w:t>
            </w:r>
            <w:r w:rsidRPr="0058115E">
              <w:rPr>
                <w:rFonts w:ascii="Times New Roman" w:hAnsi="Times New Roman" w:hint="eastAsia"/>
              </w:rPr>
              <w:t>）</w:t>
            </w:r>
          </w:p>
          <w:p w:rsidR="00F428C6" w:rsidRPr="0058115E" w:rsidRDefault="00F428C6">
            <w:pPr>
              <w:ind w:firstLine="480"/>
              <w:jc w:val="center"/>
              <w:rPr>
                <w:rFonts w:ascii="Times New Roman" w:hAnsi="Times New Roman"/>
              </w:rPr>
            </w:pPr>
            <w:r w:rsidRPr="0058115E">
              <w:rPr>
                <w:rFonts w:ascii="Times New Roman" w:hAnsi="Times New Roman" w:hint="eastAsia"/>
              </w:rPr>
              <w:t>折算分</w:t>
            </w:r>
          </w:p>
        </w:tc>
        <w:tc>
          <w:tcPr>
            <w:tcW w:w="1128" w:type="dxa"/>
            <w:gridSpan w:val="2"/>
            <w:vMerge w:val="restart"/>
            <w:tcBorders>
              <w:left w:val="single" w:sz="12" w:space="0" w:color="auto"/>
            </w:tcBorders>
            <w:vAlign w:val="center"/>
          </w:tcPr>
          <w:p w:rsidR="00F428C6" w:rsidRPr="0058115E" w:rsidRDefault="00F428C6">
            <w:pPr>
              <w:ind w:firstLineChars="50" w:firstLine="120"/>
              <w:jc w:val="center"/>
              <w:rPr>
                <w:rFonts w:ascii="Times New Roman" w:hAnsi="Times New Roman"/>
              </w:rPr>
            </w:pPr>
            <w:r w:rsidRPr="0058115E">
              <w:rPr>
                <w:rFonts w:ascii="Times New Roman" w:hAnsi="Times New Roman" w:hint="eastAsia"/>
              </w:rPr>
              <w:t>总评分</w:t>
            </w:r>
          </w:p>
        </w:tc>
        <w:tc>
          <w:tcPr>
            <w:tcW w:w="917" w:type="dxa"/>
            <w:vMerge w:val="restart"/>
            <w:vAlign w:val="center"/>
          </w:tcPr>
          <w:p w:rsidR="00F428C6" w:rsidRPr="0058115E" w:rsidRDefault="00F428C6">
            <w:pPr>
              <w:ind w:firstLineChars="50" w:firstLine="120"/>
              <w:jc w:val="center"/>
              <w:rPr>
                <w:rFonts w:ascii="Times New Roman" w:hAnsi="Times New Roman"/>
              </w:rPr>
            </w:pPr>
            <w:r w:rsidRPr="0058115E">
              <w:rPr>
                <w:rFonts w:ascii="Times New Roman" w:hAnsi="Times New Roman" w:hint="eastAsia"/>
              </w:rPr>
              <w:t>等级</w:t>
            </w:r>
          </w:p>
        </w:tc>
      </w:tr>
      <w:tr w:rsidR="00F428C6" w:rsidRPr="0058115E" w:rsidTr="005274F5">
        <w:trPr>
          <w:cantSplit/>
          <w:trHeight w:hRule="exact" w:val="463"/>
          <w:jc w:val="center"/>
        </w:trPr>
        <w:tc>
          <w:tcPr>
            <w:tcW w:w="1610" w:type="dxa"/>
            <w:gridSpan w:val="2"/>
            <w:vMerge/>
            <w:vAlign w:val="center"/>
          </w:tcPr>
          <w:p w:rsidR="00F428C6" w:rsidRPr="0058115E" w:rsidRDefault="00F428C6">
            <w:pPr>
              <w:ind w:firstLine="480"/>
              <w:jc w:val="center"/>
              <w:rPr>
                <w:rFonts w:ascii="Times New Roman" w:hAnsi="Times New Roman"/>
              </w:rPr>
            </w:pPr>
          </w:p>
        </w:tc>
        <w:tc>
          <w:tcPr>
            <w:tcW w:w="971" w:type="dxa"/>
            <w:gridSpan w:val="2"/>
            <w:tcBorders>
              <w:top w:val="single" w:sz="4" w:space="0" w:color="auto"/>
            </w:tcBorders>
            <w:vAlign w:val="center"/>
          </w:tcPr>
          <w:p w:rsidR="00F428C6" w:rsidRPr="0058115E" w:rsidRDefault="00F428C6">
            <w:pPr>
              <w:ind w:firstLineChars="0" w:firstLine="0"/>
              <w:rPr>
                <w:rFonts w:ascii="Times New Roman" w:hAnsi="Times New Roman"/>
              </w:rPr>
            </w:pPr>
            <w:r w:rsidRPr="0058115E">
              <w:rPr>
                <w:rFonts w:ascii="Times New Roman" w:hAnsi="Times New Roman" w:hint="eastAsia"/>
              </w:rPr>
              <w:t>原始分</w:t>
            </w:r>
          </w:p>
        </w:tc>
        <w:tc>
          <w:tcPr>
            <w:tcW w:w="971" w:type="dxa"/>
            <w:tcBorders>
              <w:top w:val="single" w:sz="4" w:space="0" w:color="auto"/>
              <w:right w:val="single" w:sz="4" w:space="0" w:color="auto"/>
            </w:tcBorders>
            <w:vAlign w:val="center"/>
          </w:tcPr>
          <w:p w:rsidR="00F428C6" w:rsidRPr="0058115E" w:rsidRDefault="00F428C6">
            <w:pPr>
              <w:ind w:firstLineChars="0" w:firstLine="0"/>
              <w:rPr>
                <w:rFonts w:ascii="Times New Roman" w:hAnsi="Times New Roman"/>
              </w:rPr>
            </w:pPr>
            <w:r w:rsidRPr="0058115E">
              <w:rPr>
                <w:rFonts w:ascii="Times New Roman" w:hAnsi="Times New Roman" w:hint="eastAsia"/>
              </w:rPr>
              <w:t>折算分</w:t>
            </w:r>
          </w:p>
        </w:tc>
        <w:tc>
          <w:tcPr>
            <w:tcW w:w="971" w:type="dxa"/>
            <w:tcBorders>
              <w:top w:val="single" w:sz="4" w:space="0" w:color="auto"/>
              <w:left w:val="single" w:sz="4" w:space="0" w:color="auto"/>
            </w:tcBorders>
            <w:vAlign w:val="center"/>
          </w:tcPr>
          <w:p w:rsidR="00F428C6" w:rsidRPr="0058115E" w:rsidRDefault="00F428C6">
            <w:pPr>
              <w:ind w:firstLineChars="0" w:firstLine="0"/>
              <w:rPr>
                <w:rFonts w:ascii="Times New Roman" w:hAnsi="Times New Roman"/>
              </w:rPr>
            </w:pPr>
            <w:r w:rsidRPr="0058115E">
              <w:rPr>
                <w:rFonts w:ascii="Times New Roman" w:hAnsi="Times New Roman" w:hint="eastAsia"/>
              </w:rPr>
              <w:t>原始分</w:t>
            </w:r>
          </w:p>
        </w:tc>
        <w:tc>
          <w:tcPr>
            <w:tcW w:w="971" w:type="dxa"/>
            <w:gridSpan w:val="2"/>
            <w:tcBorders>
              <w:top w:val="single" w:sz="4" w:space="0" w:color="auto"/>
              <w:right w:val="single" w:sz="4" w:space="0" w:color="auto"/>
            </w:tcBorders>
            <w:vAlign w:val="center"/>
          </w:tcPr>
          <w:p w:rsidR="00F428C6" w:rsidRPr="0058115E" w:rsidRDefault="00F428C6">
            <w:pPr>
              <w:ind w:firstLineChars="0" w:firstLine="0"/>
              <w:rPr>
                <w:rFonts w:ascii="Times New Roman" w:hAnsi="Times New Roman"/>
              </w:rPr>
            </w:pPr>
            <w:r w:rsidRPr="0058115E">
              <w:rPr>
                <w:rFonts w:ascii="Times New Roman" w:hAnsi="Times New Roman" w:hint="eastAsia"/>
              </w:rPr>
              <w:t>折算分</w:t>
            </w:r>
          </w:p>
        </w:tc>
        <w:tc>
          <w:tcPr>
            <w:tcW w:w="971" w:type="dxa"/>
            <w:gridSpan w:val="2"/>
            <w:tcBorders>
              <w:top w:val="single" w:sz="4" w:space="0" w:color="auto"/>
              <w:left w:val="single" w:sz="4" w:space="0" w:color="auto"/>
            </w:tcBorders>
            <w:vAlign w:val="center"/>
          </w:tcPr>
          <w:p w:rsidR="00F428C6" w:rsidRPr="0058115E" w:rsidRDefault="00F428C6">
            <w:pPr>
              <w:ind w:firstLineChars="0" w:firstLine="0"/>
              <w:rPr>
                <w:rFonts w:ascii="Times New Roman" w:hAnsi="Times New Roman"/>
              </w:rPr>
            </w:pPr>
            <w:r w:rsidRPr="0058115E">
              <w:rPr>
                <w:rFonts w:ascii="Times New Roman" w:hAnsi="Times New Roman" w:hint="eastAsia"/>
              </w:rPr>
              <w:t>原始分</w:t>
            </w:r>
          </w:p>
        </w:tc>
        <w:tc>
          <w:tcPr>
            <w:tcW w:w="971" w:type="dxa"/>
            <w:gridSpan w:val="2"/>
            <w:tcBorders>
              <w:top w:val="single" w:sz="4" w:space="0" w:color="auto"/>
              <w:right w:val="single" w:sz="12" w:space="0" w:color="auto"/>
            </w:tcBorders>
            <w:vAlign w:val="center"/>
          </w:tcPr>
          <w:p w:rsidR="00F428C6" w:rsidRPr="0058115E" w:rsidRDefault="00F428C6">
            <w:pPr>
              <w:ind w:firstLineChars="0" w:firstLine="0"/>
              <w:rPr>
                <w:rFonts w:ascii="Times New Roman" w:hAnsi="Times New Roman"/>
              </w:rPr>
            </w:pPr>
            <w:r w:rsidRPr="0058115E">
              <w:rPr>
                <w:rFonts w:ascii="Times New Roman" w:hAnsi="Times New Roman" w:hint="eastAsia"/>
              </w:rPr>
              <w:t>折算分</w:t>
            </w:r>
          </w:p>
        </w:tc>
        <w:tc>
          <w:tcPr>
            <w:tcW w:w="1128" w:type="dxa"/>
            <w:gridSpan w:val="2"/>
            <w:vMerge/>
            <w:tcBorders>
              <w:left w:val="single" w:sz="12" w:space="0" w:color="auto"/>
            </w:tcBorders>
          </w:tcPr>
          <w:p w:rsidR="00F428C6" w:rsidRPr="0058115E" w:rsidRDefault="00F428C6">
            <w:pPr>
              <w:ind w:firstLineChars="50" w:firstLine="120"/>
              <w:rPr>
                <w:rFonts w:ascii="Times New Roman" w:hAnsi="Times New Roman"/>
              </w:rPr>
            </w:pPr>
          </w:p>
        </w:tc>
        <w:tc>
          <w:tcPr>
            <w:tcW w:w="917" w:type="dxa"/>
            <w:vMerge/>
          </w:tcPr>
          <w:p w:rsidR="00F428C6" w:rsidRPr="0058115E" w:rsidRDefault="00F428C6">
            <w:pPr>
              <w:ind w:firstLineChars="50" w:firstLine="120"/>
              <w:rPr>
                <w:rFonts w:ascii="Times New Roman" w:hAnsi="Times New Roman"/>
              </w:rPr>
            </w:pPr>
          </w:p>
        </w:tc>
      </w:tr>
      <w:tr w:rsidR="00F428C6" w:rsidRPr="0058115E" w:rsidTr="005274F5">
        <w:trPr>
          <w:cantSplit/>
          <w:trHeight w:hRule="exact" w:val="731"/>
          <w:jc w:val="center"/>
        </w:trPr>
        <w:tc>
          <w:tcPr>
            <w:tcW w:w="1610" w:type="dxa"/>
            <w:gridSpan w:val="2"/>
            <w:vMerge/>
          </w:tcPr>
          <w:p w:rsidR="00F428C6" w:rsidRPr="0058115E" w:rsidRDefault="00F428C6">
            <w:pPr>
              <w:ind w:firstLine="480"/>
              <w:rPr>
                <w:rFonts w:ascii="Times New Roman" w:hAnsi="Times New Roman"/>
              </w:rPr>
            </w:pPr>
          </w:p>
        </w:tc>
        <w:tc>
          <w:tcPr>
            <w:tcW w:w="971" w:type="dxa"/>
            <w:gridSpan w:val="2"/>
            <w:vAlign w:val="center"/>
          </w:tcPr>
          <w:p w:rsidR="00F428C6" w:rsidRPr="0058115E" w:rsidRDefault="005274F5">
            <w:pPr>
              <w:ind w:leftChars="-3" w:hangingChars="3" w:hanging="7"/>
              <w:jc w:val="center"/>
              <w:rPr>
                <w:rFonts w:ascii="Times New Roman" w:hAnsi="Times New Roman"/>
              </w:rPr>
            </w:pPr>
            <w:r>
              <w:rPr>
                <w:rFonts w:ascii="Times New Roman" w:hAnsi="Times New Roman" w:hint="eastAsia"/>
              </w:rPr>
              <w:t>75</w:t>
            </w:r>
          </w:p>
        </w:tc>
        <w:tc>
          <w:tcPr>
            <w:tcW w:w="971" w:type="dxa"/>
            <w:tcBorders>
              <w:right w:val="single" w:sz="4" w:space="0" w:color="auto"/>
            </w:tcBorders>
            <w:vAlign w:val="center"/>
          </w:tcPr>
          <w:p w:rsidR="00F428C6" w:rsidRPr="0058115E" w:rsidRDefault="005274F5">
            <w:pPr>
              <w:ind w:leftChars="-3" w:hangingChars="3" w:hanging="7"/>
              <w:jc w:val="center"/>
              <w:rPr>
                <w:rFonts w:ascii="Times New Roman" w:hAnsi="Times New Roman"/>
              </w:rPr>
            </w:pPr>
            <w:r>
              <w:rPr>
                <w:rFonts w:ascii="Times New Roman" w:hAnsi="Times New Roman" w:hint="eastAsia"/>
              </w:rPr>
              <w:t>30</w:t>
            </w:r>
          </w:p>
        </w:tc>
        <w:tc>
          <w:tcPr>
            <w:tcW w:w="971" w:type="dxa"/>
            <w:tcBorders>
              <w:left w:val="single" w:sz="4" w:space="0" w:color="auto"/>
            </w:tcBorders>
            <w:vAlign w:val="center"/>
          </w:tcPr>
          <w:p w:rsidR="00F428C6" w:rsidRPr="0058115E" w:rsidRDefault="005274F5">
            <w:pPr>
              <w:ind w:leftChars="-3" w:hangingChars="3" w:hanging="7"/>
              <w:jc w:val="center"/>
              <w:rPr>
                <w:rFonts w:ascii="Times New Roman" w:hAnsi="Times New Roman"/>
              </w:rPr>
            </w:pPr>
            <w:r>
              <w:rPr>
                <w:rFonts w:ascii="Times New Roman" w:hAnsi="Times New Roman" w:hint="eastAsia"/>
              </w:rPr>
              <w:t>74</w:t>
            </w:r>
          </w:p>
        </w:tc>
        <w:tc>
          <w:tcPr>
            <w:tcW w:w="971" w:type="dxa"/>
            <w:gridSpan w:val="2"/>
            <w:tcBorders>
              <w:right w:val="single" w:sz="4" w:space="0" w:color="auto"/>
            </w:tcBorders>
            <w:vAlign w:val="center"/>
          </w:tcPr>
          <w:p w:rsidR="00F428C6" w:rsidRPr="0058115E" w:rsidRDefault="005274F5">
            <w:pPr>
              <w:ind w:leftChars="-3" w:hangingChars="3" w:hanging="7"/>
              <w:jc w:val="center"/>
              <w:rPr>
                <w:rFonts w:ascii="Times New Roman" w:hAnsi="Times New Roman"/>
              </w:rPr>
            </w:pPr>
            <w:r>
              <w:rPr>
                <w:rFonts w:ascii="Times New Roman" w:hAnsi="Times New Roman" w:hint="eastAsia"/>
              </w:rPr>
              <w:t>14.8</w:t>
            </w:r>
          </w:p>
        </w:tc>
        <w:tc>
          <w:tcPr>
            <w:tcW w:w="971" w:type="dxa"/>
            <w:gridSpan w:val="2"/>
            <w:tcBorders>
              <w:left w:val="single" w:sz="4" w:space="0" w:color="auto"/>
            </w:tcBorders>
            <w:vAlign w:val="center"/>
          </w:tcPr>
          <w:p w:rsidR="00F428C6" w:rsidRPr="0058115E" w:rsidRDefault="005274F5">
            <w:pPr>
              <w:ind w:leftChars="-3" w:hangingChars="3" w:hanging="7"/>
              <w:jc w:val="center"/>
              <w:rPr>
                <w:rFonts w:ascii="Times New Roman" w:hAnsi="Times New Roman"/>
              </w:rPr>
            </w:pPr>
            <w:r>
              <w:rPr>
                <w:rFonts w:ascii="Times New Roman" w:hAnsi="Times New Roman" w:hint="eastAsia"/>
              </w:rPr>
              <w:t>73</w:t>
            </w:r>
          </w:p>
        </w:tc>
        <w:tc>
          <w:tcPr>
            <w:tcW w:w="971" w:type="dxa"/>
            <w:gridSpan w:val="2"/>
            <w:tcBorders>
              <w:right w:val="single" w:sz="12" w:space="0" w:color="auto"/>
            </w:tcBorders>
            <w:vAlign w:val="center"/>
          </w:tcPr>
          <w:p w:rsidR="00F428C6" w:rsidRPr="0058115E" w:rsidRDefault="005274F5">
            <w:pPr>
              <w:ind w:leftChars="-3" w:hangingChars="3" w:hanging="7"/>
              <w:jc w:val="center"/>
              <w:rPr>
                <w:rFonts w:ascii="Times New Roman" w:hAnsi="Times New Roman"/>
              </w:rPr>
            </w:pPr>
            <w:r>
              <w:rPr>
                <w:rFonts w:ascii="Times New Roman" w:hAnsi="Times New Roman" w:hint="eastAsia"/>
              </w:rPr>
              <w:t>29.2</w:t>
            </w:r>
          </w:p>
        </w:tc>
        <w:tc>
          <w:tcPr>
            <w:tcW w:w="1128" w:type="dxa"/>
            <w:gridSpan w:val="2"/>
            <w:tcBorders>
              <w:left w:val="single" w:sz="12" w:space="0" w:color="auto"/>
            </w:tcBorders>
            <w:vAlign w:val="center"/>
          </w:tcPr>
          <w:p w:rsidR="00F428C6" w:rsidRPr="0058115E" w:rsidRDefault="005274F5">
            <w:pPr>
              <w:ind w:leftChars="-3" w:hangingChars="3" w:hanging="7"/>
              <w:jc w:val="center"/>
              <w:rPr>
                <w:rFonts w:ascii="Times New Roman" w:hAnsi="Times New Roman"/>
              </w:rPr>
            </w:pPr>
            <w:r>
              <w:rPr>
                <w:rFonts w:ascii="Times New Roman" w:hAnsi="Times New Roman" w:hint="eastAsia"/>
              </w:rPr>
              <w:t>74</w:t>
            </w:r>
          </w:p>
        </w:tc>
        <w:tc>
          <w:tcPr>
            <w:tcW w:w="917" w:type="dxa"/>
            <w:vAlign w:val="center"/>
          </w:tcPr>
          <w:p w:rsidR="00F428C6" w:rsidRPr="0058115E" w:rsidRDefault="005274F5">
            <w:pPr>
              <w:ind w:leftChars="-3" w:hangingChars="3" w:hanging="7"/>
              <w:jc w:val="center"/>
              <w:rPr>
                <w:rFonts w:ascii="Times New Roman" w:hAnsi="Times New Roman"/>
              </w:rPr>
            </w:pPr>
            <w:r>
              <w:rPr>
                <w:rFonts w:ascii="Times New Roman" w:hAnsi="Times New Roman" w:hint="eastAsia"/>
              </w:rPr>
              <w:t>良好</w:t>
            </w:r>
          </w:p>
        </w:tc>
      </w:tr>
      <w:tr w:rsidR="00F428C6" w:rsidRPr="0058115E" w:rsidTr="005274F5">
        <w:trPr>
          <w:trHeight w:val="2261"/>
          <w:jc w:val="center"/>
        </w:trPr>
        <w:tc>
          <w:tcPr>
            <w:tcW w:w="1610" w:type="dxa"/>
            <w:gridSpan w:val="2"/>
            <w:vAlign w:val="center"/>
          </w:tcPr>
          <w:p w:rsidR="00F428C6" w:rsidRPr="0058115E" w:rsidRDefault="00F428C6">
            <w:pPr>
              <w:ind w:firstLineChars="0" w:firstLine="0"/>
              <w:jc w:val="center"/>
              <w:rPr>
                <w:rFonts w:ascii="Times New Roman" w:hAnsi="Times New Roman"/>
              </w:rPr>
            </w:pPr>
            <w:r w:rsidRPr="0058115E">
              <w:rPr>
                <w:rFonts w:ascii="Times New Roman" w:hAnsi="Times New Roman" w:hint="eastAsia"/>
              </w:rPr>
              <w:lastRenderedPageBreak/>
              <w:t>院系答辩领导小组</w:t>
            </w:r>
          </w:p>
          <w:p w:rsidR="00F428C6" w:rsidRPr="0058115E" w:rsidRDefault="00F428C6">
            <w:pPr>
              <w:ind w:firstLineChars="0" w:firstLine="0"/>
              <w:jc w:val="center"/>
              <w:rPr>
                <w:rFonts w:ascii="Times New Roman" w:hAnsi="Times New Roman"/>
              </w:rPr>
            </w:pPr>
            <w:r w:rsidRPr="0058115E">
              <w:rPr>
                <w:rFonts w:ascii="Times New Roman" w:hAnsi="Times New Roman" w:hint="eastAsia"/>
              </w:rPr>
              <w:t>(</w:t>
            </w:r>
            <w:r w:rsidRPr="0058115E">
              <w:rPr>
                <w:rFonts w:ascii="Times New Roman" w:hAnsi="Times New Roman" w:hint="eastAsia"/>
              </w:rPr>
              <w:t>委员会</w:t>
            </w:r>
            <w:r w:rsidRPr="0058115E">
              <w:rPr>
                <w:rFonts w:ascii="Times New Roman" w:hAnsi="Times New Roman" w:hint="eastAsia"/>
              </w:rPr>
              <w:t>)</w:t>
            </w:r>
            <w:r w:rsidRPr="0058115E">
              <w:rPr>
                <w:rFonts w:ascii="Times New Roman" w:hAnsi="Times New Roman" w:hint="eastAsia"/>
              </w:rPr>
              <w:t>审核意见</w:t>
            </w:r>
          </w:p>
        </w:tc>
        <w:tc>
          <w:tcPr>
            <w:tcW w:w="7871" w:type="dxa"/>
            <w:gridSpan w:val="13"/>
          </w:tcPr>
          <w:p w:rsidR="00F428C6" w:rsidRPr="0058115E" w:rsidRDefault="00F428C6">
            <w:pPr>
              <w:widowControl/>
              <w:ind w:firstLine="480"/>
              <w:jc w:val="left"/>
              <w:rPr>
                <w:rFonts w:ascii="Times New Roman" w:hAnsi="Times New Roman"/>
              </w:rPr>
            </w:pPr>
          </w:p>
          <w:p w:rsidR="00F428C6" w:rsidRDefault="005274F5">
            <w:pPr>
              <w:ind w:firstLine="480"/>
            </w:pPr>
            <w:r w:rsidRPr="00D85015">
              <w:rPr>
                <w:rFonts w:hint="eastAsia"/>
              </w:rPr>
              <w:t>同意通过论文答辩。</w:t>
            </w:r>
          </w:p>
          <w:p w:rsidR="005274F5" w:rsidRPr="0058115E" w:rsidRDefault="005274F5">
            <w:pPr>
              <w:ind w:firstLine="480"/>
              <w:rPr>
                <w:rFonts w:ascii="Times New Roman" w:hAnsi="Times New Roman"/>
              </w:rPr>
            </w:pPr>
          </w:p>
          <w:p w:rsidR="00F428C6" w:rsidRPr="0058115E" w:rsidRDefault="00F428C6">
            <w:pPr>
              <w:ind w:firstLineChars="1900" w:firstLine="4560"/>
              <w:rPr>
                <w:rFonts w:ascii="Times New Roman" w:hAnsi="Times New Roman"/>
              </w:rPr>
            </w:pPr>
            <w:r w:rsidRPr="0058115E">
              <w:rPr>
                <w:rFonts w:ascii="Times New Roman" w:hAnsi="Times New Roman" w:hint="eastAsia"/>
              </w:rPr>
              <w:t>签章</w:t>
            </w:r>
          </w:p>
          <w:p w:rsidR="00F428C6" w:rsidRPr="0058115E" w:rsidRDefault="00F428C6">
            <w:pPr>
              <w:ind w:leftChars="2334" w:left="5602" w:firstLine="480"/>
              <w:rPr>
                <w:rFonts w:ascii="Times New Roman" w:hAnsi="Times New Roman"/>
              </w:rPr>
            </w:pPr>
            <w:r w:rsidRPr="0058115E">
              <w:rPr>
                <w:rFonts w:ascii="Times New Roman" w:hAnsi="Times New Roman" w:hint="eastAsia"/>
              </w:rPr>
              <w:t>年</w:t>
            </w:r>
            <w:r w:rsidRPr="0058115E">
              <w:rPr>
                <w:rFonts w:ascii="Times New Roman" w:hAnsi="Times New Roman" w:hint="eastAsia"/>
              </w:rPr>
              <w:t xml:space="preserve">   </w:t>
            </w:r>
            <w:r w:rsidRPr="0058115E">
              <w:rPr>
                <w:rFonts w:ascii="Times New Roman" w:hAnsi="Times New Roman" w:hint="eastAsia"/>
              </w:rPr>
              <w:t>月</w:t>
            </w:r>
            <w:r w:rsidRPr="0058115E">
              <w:rPr>
                <w:rFonts w:ascii="Times New Roman" w:hAnsi="Times New Roman" w:hint="eastAsia"/>
              </w:rPr>
              <w:t xml:space="preserve">  </w:t>
            </w:r>
            <w:r w:rsidRPr="0058115E">
              <w:rPr>
                <w:rFonts w:ascii="Times New Roman" w:hAnsi="Times New Roman" w:hint="eastAsia"/>
              </w:rPr>
              <w:t>日</w:t>
            </w:r>
          </w:p>
        </w:tc>
      </w:tr>
    </w:tbl>
    <w:p w:rsidR="00F428C6" w:rsidRPr="0058115E" w:rsidRDefault="00F428C6">
      <w:pPr>
        <w:spacing w:line="240" w:lineRule="auto"/>
        <w:ind w:left="630" w:hangingChars="350" w:hanging="630"/>
        <w:rPr>
          <w:rFonts w:ascii="Times New Roman" w:hAnsi="Times New Roman"/>
          <w:sz w:val="18"/>
          <w:szCs w:val="18"/>
        </w:rPr>
      </w:pPr>
      <w:r w:rsidRPr="0058115E">
        <w:rPr>
          <w:rFonts w:ascii="Times New Roman" w:hAnsi="Times New Roman" w:hint="eastAsia"/>
          <w:sz w:val="18"/>
        </w:rPr>
        <w:t>注：</w:t>
      </w:r>
      <w:r w:rsidRPr="0058115E">
        <w:rPr>
          <w:rFonts w:ascii="Times New Roman" w:hAnsi="Times New Roman" w:hint="eastAsia"/>
          <w:sz w:val="18"/>
        </w:rPr>
        <w:t>1</w:t>
      </w:r>
      <w:r w:rsidRPr="0058115E">
        <w:rPr>
          <w:rFonts w:ascii="Times New Roman" w:hAnsi="Times New Roman" w:hint="eastAsia"/>
          <w:sz w:val="18"/>
        </w:rPr>
        <w:t>、论文</w:t>
      </w:r>
      <w:r w:rsidRPr="0058115E">
        <w:rPr>
          <w:rFonts w:ascii="Times New Roman" w:hAnsi="Times New Roman" w:hint="eastAsia"/>
          <w:sz w:val="18"/>
        </w:rPr>
        <w:t>(</w:t>
      </w:r>
      <w:r w:rsidRPr="0058115E">
        <w:rPr>
          <w:rFonts w:ascii="Times New Roman" w:hAnsi="Times New Roman" w:hint="eastAsia"/>
          <w:sz w:val="18"/>
        </w:rPr>
        <w:t>设计</w:t>
      </w:r>
      <w:r w:rsidRPr="0058115E">
        <w:rPr>
          <w:rFonts w:ascii="Times New Roman" w:hAnsi="Times New Roman" w:hint="eastAsia"/>
          <w:sz w:val="18"/>
        </w:rPr>
        <w:t>)</w:t>
      </w:r>
      <w:r w:rsidRPr="0058115E">
        <w:rPr>
          <w:rFonts w:ascii="Times New Roman" w:hAnsi="Times New Roman" w:hint="eastAsia"/>
          <w:sz w:val="18"/>
        </w:rPr>
        <w:t>成绩一栏中，折算分分别由指导老师（</w:t>
      </w:r>
      <w:r w:rsidRPr="0058115E">
        <w:rPr>
          <w:rFonts w:ascii="Times New Roman" w:hAnsi="Times New Roman" w:hint="eastAsia"/>
          <w:sz w:val="18"/>
        </w:rPr>
        <w:t>40%</w:t>
      </w:r>
      <w:r w:rsidRPr="0058115E">
        <w:rPr>
          <w:rFonts w:ascii="Times New Roman" w:hAnsi="Times New Roman" w:hint="eastAsia"/>
          <w:sz w:val="18"/>
        </w:rPr>
        <w:t>）、评阅老师（</w:t>
      </w:r>
      <w:r w:rsidRPr="0058115E">
        <w:rPr>
          <w:rFonts w:ascii="Times New Roman" w:hAnsi="Times New Roman" w:hint="eastAsia"/>
          <w:sz w:val="18"/>
        </w:rPr>
        <w:t>20%</w:t>
      </w:r>
      <w:r w:rsidRPr="0058115E">
        <w:rPr>
          <w:rFonts w:ascii="Times New Roman" w:hAnsi="Times New Roman" w:hint="eastAsia"/>
          <w:sz w:val="18"/>
        </w:rPr>
        <w:t>）、答辩小组（</w:t>
      </w:r>
      <w:r w:rsidRPr="0058115E">
        <w:rPr>
          <w:rFonts w:ascii="Times New Roman" w:hAnsi="Times New Roman" w:hint="eastAsia"/>
          <w:sz w:val="18"/>
        </w:rPr>
        <w:t>40%</w:t>
      </w:r>
      <w:r w:rsidRPr="0058115E">
        <w:rPr>
          <w:rFonts w:ascii="Times New Roman" w:hAnsi="Times New Roman" w:hint="eastAsia"/>
          <w:sz w:val="18"/>
        </w:rPr>
        <w:t>）给出的原始分乘以各自百分比例所得。总评分由折算分相加所得。</w:t>
      </w:r>
    </w:p>
    <w:p w:rsidR="00F428C6" w:rsidRPr="0058115E" w:rsidRDefault="00F428C6">
      <w:pPr>
        <w:spacing w:line="240" w:lineRule="auto"/>
        <w:ind w:left="630" w:hangingChars="350" w:hanging="630"/>
        <w:rPr>
          <w:rFonts w:ascii="Times New Roman" w:hAnsi="Times New Roman"/>
        </w:rPr>
      </w:pPr>
      <w:r w:rsidRPr="0058115E">
        <w:rPr>
          <w:rFonts w:ascii="Times New Roman" w:hAnsi="Times New Roman" w:hint="eastAsia"/>
          <w:sz w:val="18"/>
          <w:szCs w:val="18"/>
        </w:rPr>
        <w:t xml:space="preserve">    2</w:t>
      </w:r>
      <w:r w:rsidRPr="0058115E">
        <w:rPr>
          <w:rFonts w:ascii="Times New Roman" w:hAnsi="Times New Roman" w:hint="eastAsia"/>
          <w:sz w:val="18"/>
          <w:szCs w:val="18"/>
        </w:rPr>
        <w:t>、“等级”：</w:t>
      </w:r>
      <w:r w:rsidRPr="0058115E">
        <w:rPr>
          <w:rFonts w:ascii="Times New Roman" w:hAnsi="Times New Roman" w:hint="eastAsia"/>
          <w:sz w:val="18"/>
          <w:szCs w:val="18"/>
        </w:rPr>
        <w:t>90</w:t>
      </w:r>
      <w:r w:rsidRPr="0058115E">
        <w:rPr>
          <w:rFonts w:ascii="Times New Roman" w:hAnsi="Times New Roman" w:hint="eastAsia"/>
          <w:sz w:val="18"/>
          <w:szCs w:val="18"/>
        </w:rPr>
        <w:t>分以上为“优秀”、</w:t>
      </w:r>
      <w:r w:rsidRPr="0058115E">
        <w:rPr>
          <w:rFonts w:ascii="Times New Roman" w:hAnsi="Times New Roman" w:hint="eastAsia"/>
          <w:sz w:val="18"/>
          <w:szCs w:val="18"/>
        </w:rPr>
        <w:t>80</w:t>
      </w:r>
      <w:r w:rsidRPr="0058115E">
        <w:rPr>
          <w:rFonts w:ascii="Times New Roman" w:hAnsi="Times New Roman" w:hint="eastAsia"/>
          <w:sz w:val="18"/>
          <w:szCs w:val="18"/>
        </w:rPr>
        <w:t>―</w:t>
      </w:r>
      <w:r w:rsidRPr="0058115E">
        <w:rPr>
          <w:rFonts w:ascii="Times New Roman" w:hAnsi="Times New Roman" w:hint="eastAsia"/>
          <w:sz w:val="18"/>
          <w:szCs w:val="18"/>
        </w:rPr>
        <w:t>89</w:t>
      </w:r>
      <w:r w:rsidRPr="0058115E">
        <w:rPr>
          <w:rFonts w:ascii="Times New Roman" w:hAnsi="Times New Roman" w:hint="eastAsia"/>
          <w:sz w:val="18"/>
          <w:szCs w:val="18"/>
        </w:rPr>
        <w:t>分为“良好”、</w:t>
      </w:r>
      <w:r w:rsidRPr="0058115E">
        <w:rPr>
          <w:rFonts w:ascii="Times New Roman" w:hAnsi="Times New Roman" w:hint="eastAsia"/>
          <w:sz w:val="18"/>
          <w:szCs w:val="18"/>
        </w:rPr>
        <w:t>70</w:t>
      </w:r>
      <w:r w:rsidRPr="0058115E">
        <w:rPr>
          <w:rFonts w:ascii="Times New Roman" w:hAnsi="Times New Roman" w:hint="eastAsia"/>
          <w:sz w:val="18"/>
          <w:szCs w:val="18"/>
        </w:rPr>
        <w:t>―</w:t>
      </w:r>
      <w:r w:rsidRPr="0058115E">
        <w:rPr>
          <w:rFonts w:ascii="Times New Roman" w:hAnsi="Times New Roman" w:hint="eastAsia"/>
          <w:sz w:val="18"/>
          <w:szCs w:val="18"/>
        </w:rPr>
        <w:t>79</w:t>
      </w:r>
      <w:r w:rsidRPr="0058115E">
        <w:rPr>
          <w:rFonts w:ascii="Times New Roman" w:hAnsi="Times New Roman" w:hint="eastAsia"/>
          <w:sz w:val="18"/>
          <w:szCs w:val="18"/>
        </w:rPr>
        <w:t>分为“中等”、</w:t>
      </w:r>
      <w:r w:rsidRPr="0058115E">
        <w:rPr>
          <w:rFonts w:ascii="Times New Roman" w:hAnsi="Times New Roman" w:hint="eastAsia"/>
          <w:sz w:val="18"/>
          <w:szCs w:val="18"/>
        </w:rPr>
        <w:t>60</w:t>
      </w:r>
      <w:r w:rsidRPr="0058115E">
        <w:rPr>
          <w:rFonts w:ascii="Times New Roman" w:hAnsi="Times New Roman" w:hint="eastAsia"/>
          <w:sz w:val="18"/>
          <w:szCs w:val="18"/>
        </w:rPr>
        <w:t>―</w:t>
      </w:r>
      <w:r w:rsidRPr="0058115E">
        <w:rPr>
          <w:rFonts w:ascii="Times New Roman" w:hAnsi="Times New Roman" w:hint="eastAsia"/>
          <w:sz w:val="18"/>
          <w:szCs w:val="18"/>
        </w:rPr>
        <w:t>69</w:t>
      </w:r>
      <w:r w:rsidRPr="0058115E">
        <w:rPr>
          <w:rFonts w:ascii="Times New Roman" w:hAnsi="Times New Roman" w:hint="eastAsia"/>
          <w:sz w:val="18"/>
          <w:szCs w:val="18"/>
        </w:rPr>
        <w:t>分为“及格”、</w:t>
      </w:r>
      <w:r w:rsidRPr="0058115E">
        <w:rPr>
          <w:rFonts w:ascii="Times New Roman" w:hAnsi="Times New Roman" w:hint="eastAsia"/>
          <w:sz w:val="18"/>
          <w:szCs w:val="18"/>
        </w:rPr>
        <w:t>59</w:t>
      </w:r>
      <w:r w:rsidRPr="0058115E">
        <w:rPr>
          <w:rFonts w:ascii="Times New Roman" w:hAnsi="Times New Roman" w:hint="eastAsia"/>
          <w:sz w:val="18"/>
          <w:szCs w:val="18"/>
        </w:rPr>
        <w:t>分以下为“不及格”。</w:t>
      </w:r>
    </w:p>
    <w:sectPr w:rsidR="00F428C6" w:rsidRPr="0058115E" w:rsidSect="005274F5">
      <w:type w:val="oddPage"/>
      <w:pgSz w:w="11906" w:h="16838"/>
      <w:pgMar w:top="1361" w:right="1361" w:bottom="1361" w:left="1361" w:header="851" w:footer="851" w:gutter="0"/>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196" w:rsidRDefault="00FF6196">
      <w:pPr>
        <w:spacing w:line="240" w:lineRule="auto"/>
        <w:ind w:firstLine="480"/>
      </w:pPr>
      <w:r>
        <w:separator/>
      </w:r>
    </w:p>
  </w:endnote>
  <w:endnote w:type="continuationSeparator" w:id="0">
    <w:p w:rsidR="00FF6196" w:rsidRDefault="00FF619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宋?">
    <w:altName w:val="Times New Roman"/>
    <w:charset w:val="00"/>
    <w:family w:val="auto"/>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AAA" w:rsidRDefault="00C91AAA">
    <w:pPr>
      <w:pStyle w:val="af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AAA" w:rsidRDefault="00C91AAA">
    <w:pPr>
      <w:pStyle w:val="afe"/>
      <w:ind w:firstLine="360"/>
      <w:jc w:val="center"/>
    </w:pPr>
  </w:p>
  <w:p w:rsidR="00C91AAA" w:rsidRDefault="00C91AAA">
    <w:pPr>
      <w:pStyle w:val="afe"/>
      <w:tabs>
        <w:tab w:val="clear" w:pos="8306"/>
        <w:tab w:val="right" w:pos="9135"/>
      </w:tabs>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AAA" w:rsidRDefault="00C91AAA">
    <w:pPr>
      <w:pStyle w:val="afe"/>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AAA" w:rsidRDefault="00C91AAA" w:rsidP="00A63511">
    <w:pPr>
      <w:pStyle w:val="afe"/>
      <w:spacing w:line="240" w:lineRule="auto"/>
      <w:ind w:firstLineChars="0" w:firstLine="0"/>
      <w:jc w:val="center"/>
    </w:pPr>
    <w:r>
      <w:fldChar w:fldCharType="begin"/>
    </w:r>
    <w:r>
      <w:instrText>PAGE   \* MERGEFORMAT</w:instrText>
    </w:r>
    <w:r>
      <w:fldChar w:fldCharType="separate"/>
    </w:r>
    <w:r w:rsidR="004029FF" w:rsidRPr="004029FF">
      <w:rPr>
        <w:noProof/>
        <w:lang w:val="zh-CN"/>
      </w:rPr>
      <w:t>II</w:t>
    </w:r>
    <w:r>
      <w:fldChar w:fldCharType="end"/>
    </w:r>
  </w:p>
  <w:p w:rsidR="00C91AAA" w:rsidRDefault="00C91AAA">
    <w:pPr>
      <w:pStyle w:val="afe"/>
      <w:tabs>
        <w:tab w:val="clear" w:pos="8306"/>
        <w:tab w:val="right" w:pos="9135"/>
      </w:tabs>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AAA" w:rsidRDefault="00C91AAA" w:rsidP="00A63511">
    <w:pPr>
      <w:pStyle w:val="afe"/>
      <w:tabs>
        <w:tab w:val="clear" w:pos="8306"/>
        <w:tab w:val="right" w:pos="9135"/>
      </w:tabs>
      <w:spacing w:line="240" w:lineRule="auto"/>
      <w:ind w:firstLineChars="0" w:firstLine="0"/>
      <w:jc w:val="center"/>
    </w:pPr>
    <w:r>
      <w:fldChar w:fldCharType="begin"/>
    </w:r>
    <w:r>
      <w:instrText xml:space="preserve"> PAGE   \* MERGEFORMAT </w:instrText>
    </w:r>
    <w:r>
      <w:fldChar w:fldCharType="separate"/>
    </w:r>
    <w:r w:rsidR="0094151C" w:rsidRPr="0094151C">
      <w:rPr>
        <w:noProof/>
        <w:lang w:val="zh-CN"/>
      </w:rPr>
      <w:t>37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196" w:rsidRDefault="00FF6196">
      <w:pPr>
        <w:spacing w:line="240" w:lineRule="auto"/>
        <w:ind w:firstLine="480"/>
      </w:pPr>
      <w:r>
        <w:separator/>
      </w:r>
    </w:p>
  </w:footnote>
  <w:footnote w:type="continuationSeparator" w:id="0">
    <w:p w:rsidR="00FF6196" w:rsidRDefault="00FF6196">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AAA" w:rsidRDefault="00C91AAA">
    <w:pPr>
      <w:pStyle w:val="af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AAA" w:rsidRDefault="00C91AAA">
    <w:pPr>
      <w:pStyle w:val="af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AAA" w:rsidRDefault="00C91AAA">
    <w:pPr>
      <w:pStyle w:val="af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A"/>
    <w:multiLevelType w:val="multilevel"/>
    <w:tmpl w:val="0000000A"/>
    <w:lvl w:ilvl="0">
      <w:start w:val="1"/>
      <w:numFmt w:val="decimal"/>
      <w:pStyle w:val="a"/>
      <w:lvlText w:val="%1"/>
      <w:lvlJc w:val="left"/>
      <w:pPr>
        <w:tabs>
          <w:tab w:val="num" w:pos="420"/>
        </w:tabs>
        <w:ind w:left="420" w:hanging="420"/>
      </w:pPr>
      <w:rPr>
        <w:rFonts w:hint="eastAsia"/>
      </w:rPr>
    </w:lvl>
    <w:lvl w:ilvl="1">
      <w:start w:val="1"/>
      <w:numFmt w:val="decimal"/>
      <w:isLgl/>
      <w:lvlText w:val="%1.%2"/>
      <w:lvlJc w:val="left"/>
      <w:pPr>
        <w:tabs>
          <w:tab w:val="num" w:pos="450"/>
        </w:tabs>
        <w:ind w:left="450" w:hanging="45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 w15:restartNumberingAfterBreak="0">
    <w:nsid w:val="0000000B"/>
    <w:multiLevelType w:val="multilevel"/>
    <w:tmpl w:val="0000000B"/>
    <w:lvl w:ilvl="0">
      <w:start w:val="1"/>
      <w:numFmt w:val="decimal"/>
      <w:pStyle w:val="1"/>
      <w:suff w:val="space"/>
      <w:lvlText w:val="%1 "/>
      <w:lvlJc w:val="left"/>
      <w:pPr>
        <w:ind w:left="425" w:hanging="425"/>
      </w:pPr>
      <w:rPr>
        <w:rFonts w:ascii="宋体" w:eastAsia="宋体" w:hAnsi="宋体" w:cs="宋体" w:hint="default"/>
      </w:rPr>
    </w:lvl>
    <w:lvl w:ilvl="1">
      <w:start w:val="1"/>
      <w:numFmt w:val="decimal"/>
      <w:pStyle w:val="2"/>
      <w:suff w:val="space"/>
      <w:lvlText w:val="%1.%2 "/>
      <w:lvlJc w:val="left"/>
      <w:pPr>
        <w:ind w:left="567" w:hanging="567"/>
      </w:pPr>
      <w:rPr>
        <w:rFonts w:ascii="宋体" w:eastAsia="宋体" w:hAnsi="宋体" w:cs="宋体" w:hint="default"/>
      </w:rPr>
    </w:lvl>
    <w:lvl w:ilvl="2">
      <w:start w:val="1"/>
      <w:numFmt w:val="decimal"/>
      <w:pStyle w:val="3"/>
      <w:suff w:val="space"/>
      <w:lvlText w:val="%1.%2.%3 "/>
      <w:lvlJc w:val="left"/>
      <w:pPr>
        <w:ind w:left="709" w:hanging="709"/>
      </w:pPr>
      <w:rPr>
        <w:rFonts w:ascii="宋体" w:eastAsia="宋体" w:hAnsi="宋体" w:cs="宋体" w:hint="default"/>
      </w:rPr>
    </w:lvl>
    <w:lvl w:ilvl="3">
      <w:start w:val="1"/>
      <w:numFmt w:val="decimal"/>
      <w:lvlText w:val="%1.%2.%3.%4."/>
      <w:lvlJc w:val="left"/>
      <w:pPr>
        <w:tabs>
          <w:tab w:val="num" w:pos="850"/>
        </w:tabs>
        <w:ind w:left="850" w:hanging="850"/>
      </w:pPr>
      <w:rPr>
        <w:rFonts w:hint="default"/>
      </w:rPr>
    </w:lvl>
    <w:lvl w:ilvl="4">
      <w:start w:val="1"/>
      <w:numFmt w:val="decimal"/>
      <w:lvlText w:val="%1.%2.%3.%4.%5."/>
      <w:lvlJc w:val="left"/>
      <w:pPr>
        <w:tabs>
          <w:tab w:val="num" w:pos="991"/>
        </w:tabs>
        <w:ind w:left="991" w:hanging="991"/>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275"/>
        </w:tabs>
        <w:ind w:left="1275" w:hanging="1275"/>
      </w:pPr>
      <w:rPr>
        <w:rFonts w:hint="default"/>
      </w:rPr>
    </w:lvl>
    <w:lvl w:ilvl="7">
      <w:start w:val="1"/>
      <w:numFmt w:val="decimal"/>
      <w:lvlText w:val="%1.%2.%3.%4.%5.%6.%7.%8."/>
      <w:lvlJc w:val="left"/>
      <w:pPr>
        <w:tabs>
          <w:tab w:val="num" w:pos="1418"/>
        </w:tabs>
        <w:ind w:left="1418" w:hanging="1418"/>
      </w:pPr>
      <w:rPr>
        <w:rFonts w:hint="default"/>
      </w:rPr>
    </w:lvl>
    <w:lvl w:ilvl="8">
      <w:start w:val="1"/>
      <w:numFmt w:val="decimal"/>
      <w:lvlText w:val="%1.%2.%3.%4.%5.%6.%7.%8.%9."/>
      <w:lvlJc w:val="left"/>
      <w:pPr>
        <w:tabs>
          <w:tab w:val="num" w:pos="1558"/>
        </w:tabs>
        <w:ind w:left="1558" w:hanging="1558"/>
      </w:pPr>
      <w:rPr>
        <w:rFonts w:hint="default"/>
      </w:rPr>
    </w:lvl>
  </w:abstractNum>
  <w:abstractNum w:abstractNumId="2" w15:restartNumberingAfterBreak="0">
    <w:nsid w:val="0000000C"/>
    <w:multiLevelType w:val="singleLevel"/>
    <w:tmpl w:val="0000000C"/>
    <w:lvl w:ilvl="0">
      <w:start w:val="1"/>
      <w:numFmt w:val="bullet"/>
      <w:pStyle w:val="a0"/>
      <w:lvlText w:val=""/>
      <w:lvlJc w:val="left"/>
      <w:pPr>
        <w:tabs>
          <w:tab w:val="num" w:pos="360"/>
        </w:tabs>
        <w:ind w:left="360" w:hanging="360"/>
      </w:pPr>
      <w:rPr>
        <w:rFonts w:ascii="Wingdings" w:hAnsi="Wingdings" w:hint="default"/>
      </w:rPr>
    </w:lvl>
  </w:abstractNum>
  <w:abstractNum w:abstractNumId="3" w15:restartNumberingAfterBreak="0">
    <w:nsid w:val="0000000D"/>
    <w:multiLevelType w:val="singleLevel"/>
    <w:tmpl w:val="0000000D"/>
    <w:lvl w:ilvl="0">
      <w:start w:val="1"/>
      <w:numFmt w:val="bullet"/>
      <w:pStyle w:val="4"/>
      <w:lvlText w:val=""/>
      <w:lvlJc w:val="left"/>
      <w:pPr>
        <w:tabs>
          <w:tab w:val="num" w:pos="1620"/>
        </w:tabs>
        <w:ind w:left="1620" w:hanging="360"/>
      </w:pPr>
      <w:rPr>
        <w:rFonts w:ascii="Wingdings" w:hAnsi="Wingdings" w:hint="default"/>
      </w:rPr>
    </w:lvl>
  </w:abstractNum>
  <w:abstractNum w:abstractNumId="4" w15:restartNumberingAfterBreak="0">
    <w:nsid w:val="0000000E"/>
    <w:multiLevelType w:val="singleLevel"/>
    <w:tmpl w:val="0000000E"/>
    <w:lvl w:ilvl="0">
      <w:start w:val="1"/>
      <w:numFmt w:val="decimal"/>
      <w:pStyle w:val="30"/>
      <w:lvlText w:val="%1."/>
      <w:lvlJc w:val="left"/>
      <w:pPr>
        <w:tabs>
          <w:tab w:val="num" w:pos="1200"/>
        </w:tabs>
        <w:ind w:left="1200" w:hanging="360"/>
      </w:pPr>
    </w:lvl>
  </w:abstractNum>
  <w:abstractNum w:abstractNumId="5" w15:restartNumberingAfterBreak="0">
    <w:nsid w:val="0000000F"/>
    <w:multiLevelType w:val="singleLevel"/>
    <w:tmpl w:val="0000000F"/>
    <w:lvl w:ilvl="0">
      <w:start w:val="1"/>
      <w:numFmt w:val="decimal"/>
      <w:pStyle w:val="a1"/>
      <w:lvlText w:val="%1."/>
      <w:lvlJc w:val="left"/>
      <w:pPr>
        <w:tabs>
          <w:tab w:val="num" w:pos="360"/>
        </w:tabs>
        <w:ind w:left="360" w:hanging="360"/>
      </w:pPr>
    </w:lvl>
  </w:abstractNum>
  <w:abstractNum w:abstractNumId="6" w15:restartNumberingAfterBreak="0">
    <w:nsid w:val="00000010"/>
    <w:multiLevelType w:val="singleLevel"/>
    <w:tmpl w:val="00000010"/>
    <w:lvl w:ilvl="0">
      <w:start w:val="1"/>
      <w:numFmt w:val="bullet"/>
      <w:pStyle w:val="5"/>
      <w:lvlText w:val=""/>
      <w:lvlJc w:val="left"/>
      <w:pPr>
        <w:tabs>
          <w:tab w:val="num" w:pos="2040"/>
        </w:tabs>
        <w:ind w:left="2040" w:hanging="360"/>
      </w:pPr>
      <w:rPr>
        <w:rFonts w:ascii="Wingdings" w:hAnsi="Wingdings" w:hint="default"/>
      </w:rPr>
    </w:lvl>
  </w:abstractNum>
  <w:abstractNum w:abstractNumId="7" w15:restartNumberingAfterBreak="0">
    <w:nsid w:val="00000011"/>
    <w:multiLevelType w:val="singleLevel"/>
    <w:tmpl w:val="00000011"/>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00000012"/>
    <w:multiLevelType w:val="multilevel"/>
    <w:tmpl w:val="00000012"/>
    <w:lvl w:ilvl="0">
      <w:start w:val="1"/>
      <w:numFmt w:val="decimal"/>
      <w:lvlText w:val="1.%1 "/>
      <w:lvlJc w:val="left"/>
      <w:pPr>
        <w:tabs>
          <w:tab w:val="num" w:pos="425"/>
        </w:tabs>
        <w:ind w:left="425" w:hanging="425"/>
      </w:pPr>
      <w:rPr>
        <w:rFonts w:ascii="宋体" w:eastAsia="宋体" w:hAnsi="宋体" w:cs="宋体" w:hint="default"/>
      </w:rPr>
    </w:lvl>
    <w:lvl w:ilvl="1">
      <w:start w:val="1"/>
      <w:numFmt w:val="decimal"/>
      <w:pStyle w:val="a2"/>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50"/>
        </w:tabs>
        <w:ind w:left="850" w:hanging="850"/>
      </w:pPr>
      <w:rPr>
        <w:rFonts w:hint="default"/>
      </w:rPr>
    </w:lvl>
    <w:lvl w:ilvl="4">
      <w:start w:val="1"/>
      <w:numFmt w:val="decimal"/>
      <w:lvlText w:val="%1.%2.%3.%4.%5."/>
      <w:lvlJc w:val="left"/>
      <w:pPr>
        <w:tabs>
          <w:tab w:val="num" w:pos="991"/>
        </w:tabs>
        <w:ind w:left="991" w:hanging="991"/>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275"/>
        </w:tabs>
        <w:ind w:left="1275" w:hanging="1275"/>
      </w:pPr>
      <w:rPr>
        <w:rFonts w:hint="default"/>
      </w:rPr>
    </w:lvl>
    <w:lvl w:ilvl="7">
      <w:start w:val="1"/>
      <w:numFmt w:val="decimal"/>
      <w:lvlText w:val="%1.%2.%3.%4.%5.%6.%7.%8."/>
      <w:lvlJc w:val="left"/>
      <w:pPr>
        <w:tabs>
          <w:tab w:val="num" w:pos="1418"/>
        </w:tabs>
        <w:ind w:left="1418" w:hanging="1418"/>
      </w:pPr>
      <w:rPr>
        <w:rFonts w:hint="default"/>
      </w:rPr>
    </w:lvl>
    <w:lvl w:ilvl="8">
      <w:start w:val="1"/>
      <w:numFmt w:val="decimal"/>
      <w:lvlText w:val="%1.%2.%3.%4.%5.%6.%7.%8.%9."/>
      <w:lvlJc w:val="left"/>
      <w:pPr>
        <w:tabs>
          <w:tab w:val="num" w:pos="1558"/>
        </w:tabs>
        <w:ind w:left="1558" w:hanging="1558"/>
      </w:pPr>
      <w:rPr>
        <w:rFonts w:hint="default"/>
      </w:rPr>
    </w:lvl>
  </w:abstractNum>
  <w:abstractNum w:abstractNumId="9" w15:restartNumberingAfterBreak="0">
    <w:nsid w:val="00000013"/>
    <w:multiLevelType w:val="singleLevel"/>
    <w:tmpl w:val="00000013"/>
    <w:lvl w:ilvl="0">
      <w:start w:val="1"/>
      <w:numFmt w:val="bullet"/>
      <w:pStyle w:val="31"/>
      <w:lvlText w:val=""/>
      <w:lvlJc w:val="left"/>
      <w:pPr>
        <w:tabs>
          <w:tab w:val="num" w:pos="1200"/>
        </w:tabs>
        <w:ind w:left="1200" w:hanging="360"/>
      </w:pPr>
      <w:rPr>
        <w:rFonts w:ascii="Wingdings" w:hAnsi="Wingdings" w:hint="default"/>
      </w:rPr>
    </w:lvl>
  </w:abstractNum>
  <w:abstractNum w:abstractNumId="10" w15:restartNumberingAfterBreak="0">
    <w:nsid w:val="00000014"/>
    <w:multiLevelType w:val="singleLevel"/>
    <w:tmpl w:val="00000014"/>
    <w:lvl w:ilvl="0">
      <w:start w:val="1"/>
      <w:numFmt w:val="decimal"/>
      <w:pStyle w:val="50"/>
      <w:lvlText w:val="%1."/>
      <w:lvlJc w:val="left"/>
      <w:pPr>
        <w:tabs>
          <w:tab w:val="num" w:pos="2040"/>
        </w:tabs>
        <w:ind w:left="2040" w:hanging="360"/>
      </w:pPr>
    </w:lvl>
  </w:abstractNum>
  <w:abstractNum w:abstractNumId="11" w15:restartNumberingAfterBreak="0">
    <w:nsid w:val="00000015"/>
    <w:multiLevelType w:val="multilevel"/>
    <w:tmpl w:val="00000015"/>
    <w:lvl w:ilvl="0">
      <w:start w:val="7"/>
      <w:numFmt w:val="decimal"/>
      <w:lvlText w:val="%1"/>
      <w:lvlJc w:val="left"/>
      <w:pPr>
        <w:tabs>
          <w:tab w:val="num" w:pos="425"/>
        </w:tabs>
        <w:ind w:left="425" w:hanging="425"/>
      </w:pPr>
      <w:rPr>
        <w:rFonts w:hint="eastAsia"/>
      </w:rPr>
    </w:lvl>
    <w:lvl w:ilvl="1">
      <w:start w:val="2"/>
      <w:numFmt w:val="decimal"/>
      <w:lvlText w:val="%1.%2"/>
      <w:lvlJc w:val="left"/>
      <w:pPr>
        <w:tabs>
          <w:tab w:val="num" w:pos="567"/>
        </w:tabs>
        <w:ind w:left="992" w:hanging="992"/>
      </w:pPr>
      <w:rPr>
        <w:rFonts w:hint="eastAsia"/>
      </w:rPr>
    </w:lvl>
    <w:lvl w:ilvl="2">
      <w:start w:val="1"/>
      <w:numFmt w:val="decimal"/>
      <w:pStyle w:val="10"/>
      <w:lvlText w:val="%1.%2.%3"/>
      <w:lvlJc w:val="left"/>
      <w:pPr>
        <w:tabs>
          <w:tab w:val="num" w:pos="680"/>
        </w:tabs>
        <w:ind w:left="1418" w:hanging="1418"/>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2" w15:restartNumberingAfterBreak="0">
    <w:nsid w:val="00000016"/>
    <w:multiLevelType w:val="singleLevel"/>
    <w:tmpl w:val="00000016"/>
    <w:lvl w:ilvl="0">
      <w:start w:val="1"/>
      <w:numFmt w:val="decimal"/>
      <w:pStyle w:val="40"/>
      <w:lvlText w:val="%1."/>
      <w:lvlJc w:val="left"/>
      <w:pPr>
        <w:tabs>
          <w:tab w:val="num" w:pos="1620"/>
        </w:tabs>
        <w:ind w:left="1620" w:hanging="360"/>
      </w:pPr>
    </w:lvl>
  </w:abstractNum>
  <w:abstractNum w:abstractNumId="13" w15:restartNumberingAfterBreak="0">
    <w:nsid w:val="00000017"/>
    <w:multiLevelType w:val="singleLevel"/>
    <w:tmpl w:val="00000017"/>
    <w:lvl w:ilvl="0">
      <w:start w:val="1"/>
      <w:numFmt w:val="decimal"/>
      <w:pStyle w:val="21"/>
      <w:lvlText w:val="%1."/>
      <w:lvlJc w:val="left"/>
      <w:pPr>
        <w:tabs>
          <w:tab w:val="num" w:pos="780"/>
        </w:tabs>
        <w:ind w:left="780" w:hanging="360"/>
      </w:pPr>
    </w:lvl>
  </w:abstractNum>
  <w:abstractNum w:abstractNumId="14" w15:restartNumberingAfterBreak="0">
    <w:nsid w:val="68234CD0"/>
    <w:multiLevelType w:val="multilevel"/>
    <w:tmpl w:val="68234CD0"/>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num w:numId="1">
    <w:abstractNumId w:val="1"/>
  </w:num>
  <w:num w:numId="2">
    <w:abstractNumId w:val="13"/>
  </w:num>
  <w:num w:numId="3">
    <w:abstractNumId w:val="9"/>
  </w:num>
  <w:num w:numId="4">
    <w:abstractNumId w:val="3"/>
  </w:num>
  <w:num w:numId="5">
    <w:abstractNumId w:val="0"/>
  </w:num>
  <w:num w:numId="6">
    <w:abstractNumId w:val="12"/>
  </w:num>
  <w:num w:numId="7">
    <w:abstractNumId w:val="6"/>
  </w:num>
  <w:num w:numId="8">
    <w:abstractNumId w:val="2"/>
  </w:num>
  <w:num w:numId="9">
    <w:abstractNumId w:val="5"/>
  </w:num>
  <w:num w:numId="10">
    <w:abstractNumId w:val="7"/>
  </w:num>
  <w:num w:numId="11">
    <w:abstractNumId w:val="4"/>
  </w:num>
  <w:num w:numId="12">
    <w:abstractNumId w:val="10"/>
  </w:num>
  <w:num w:numId="13">
    <w:abstractNumId w:val="8"/>
  </w:num>
  <w:num w:numId="14">
    <w:abstractNumId w:val="11"/>
  </w:num>
  <w:num w:numId="15">
    <w:abstractNumId w:val="1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BF8"/>
    <w:rsid w:val="0000013A"/>
    <w:rsid w:val="000079D2"/>
    <w:rsid w:val="00007D09"/>
    <w:rsid w:val="00013134"/>
    <w:rsid w:val="00014338"/>
    <w:rsid w:val="00014EEB"/>
    <w:rsid w:val="0001572C"/>
    <w:rsid w:val="0001781A"/>
    <w:rsid w:val="0002327B"/>
    <w:rsid w:val="000240AD"/>
    <w:rsid w:val="00024199"/>
    <w:rsid w:val="000374B8"/>
    <w:rsid w:val="0004068E"/>
    <w:rsid w:val="00040FA3"/>
    <w:rsid w:val="00041261"/>
    <w:rsid w:val="00043432"/>
    <w:rsid w:val="00044858"/>
    <w:rsid w:val="00046374"/>
    <w:rsid w:val="00047B2E"/>
    <w:rsid w:val="00050B3E"/>
    <w:rsid w:val="00055BFF"/>
    <w:rsid w:val="00055FAD"/>
    <w:rsid w:val="0005637A"/>
    <w:rsid w:val="0006035E"/>
    <w:rsid w:val="0006373C"/>
    <w:rsid w:val="0006744C"/>
    <w:rsid w:val="00071584"/>
    <w:rsid w:val="00072618"/>
    <w:rsid w:val="00073256"/>
    <w:rsid w:val="0007444C"/>
    <w:rsid w:val="00075EF1"/>
    <w:rsid w:val="00080B7D"/>
    <w:rsid w:val="00083DBC"/>
    <w:rsid w:val="000954F4"/>
    <w:rsid w:val="000974FD"/>
    <w:rsid w:val="000A0A59"/>
    <w:rsid w:val="000A1B7E"/>
    <w:rsid w:val="000A38BF"/>
    <w:rsid w:val="000A6B20"/>
    <w:rsid w:val="000B0CAB"/>
    <w:rsid w:val="000B2154"/>
    <w:rsid w:val="000B7A6E"/>
    <w:rsid w:val="000C3A51"/>
    <w:rsid w:val="000C520F"/>
    <w:rsid w:val="000D188D"/>
    <w:rsid w:val="000D2271"/>
    <w:rsid w:val="000D3417"/>
    <w:rsid w:val="000D5E2E"/>
    <w:rsid w:val="000D6A12"/>
    <w:rsid w:val="000F2FA7"/>
    <w:rsid w:val="001009E3"/>
    <w:rsid w:val="0010491A"/>
    <w:rsid w:val="00105FCC"/>
    <w:rsid w:val="00106CE4"/>
    <w:rsid w:val="0011054E"/>
    <w:rsid w:val="00113648"/>
    <w:rsid w:val="0011591E"/>
    <w:rsid w:val="00122EC4"/>
    <w:rsid w:val="00123773"/>
    <w:rsid w:val="0013038B"/>
    <w:rsid w:val="00131127"/>
    <w:rsid w:val="001316E6"/>
    <w:rsid w:val="00132948"/>
    <w:rsid w:val="00136BFF"/>
    <w:rsid w:val="00136C05"/>
    <w:rsid w:val="00136EA2"/>
    <w:rsid w:val="001434F1"/>
    <w:rsid w:val="00143AFB"/>
    <w:rsid w:val="00146386"/>
    <w:rsid w:val="00147CC8"/>
    <w:rsid w:val="00151A82"/>
    <w:rsid w:val="001557AE"/>
    <w:rsid w:val="00161F41"/>
    <w:rsid w:val="001635B7"/>
    <w:rsid w:val="00164F1E"/>
    <w:rsid w:val="00166C65"/>
    <w:rsid w:val="00167AEF"/>
    <w:rsid w:val="001707F9"/>
    <w:rsid w:val="0017188B"/>
    <w:rsid w:val="00172634"/>
    <w:rsid w:val="001742F8"/>
    <w:rsid w:val="00174CB7"/>
    <w:rsid w:val="001757D7"/>
    <w:rsid w:val="00175C31"/>
    <w:rsid w:val="0018125C"/>
    <w:rsid w:val="00184610"/>
    <w:rsid w:val="00184799"/>
    <w:rsid w:val="00190EAE"/>
    <w:rsid w:val="001927B1"/>
    <w:rsid w:val="001940AA"/>
    <w:rsid w:val="001947C2"/>
    <w:rsid w:val="001964E3"/>
    <w:rsid w:val="00196520"/>
    <w:rsid w:val="00197037"/>
    <w:rsid w:val="001A3FAC"/>
    <w:rsid w:val="001A5ACA"/>
    <w:rsid w:val="001A7B59"/>
    <w:rsid w:val="001A7FA1"/>
    <w:rsid w:val="001B250B"/>
    <w:rsid w:val="001B592B"/>
    <w:rsid w:val="001B64B3"/>
    <w:rsid w:val="001D27DE"/>
    <w:rsid w:val="001D4406"/>
    <w:rsid w:val="001D7078"/>
    <w:rsid w:val="001E384F"/>
    <w:rsid w:val="001F02C1"/>
    <w:rsid w:val="001F05CF"/>
    <w:rsid w:val="001F0676"/>
    <w:rsid w:val="001F22A6"/>
    <w:rsid w:val="001F5BCE"/>
    <w:rsid w:val="001F6D38"/>
    <w:rsid w:val="002015E1"/>
    <w:rsid w:val="00202AB1"/>
    <w:rsid w:val="0020380B"/>
    <w:rsid w:val="002053EC"/>
    <w:rsid w:val="00205588"/>
    <w:rsid w:val="00205EF1"/>
    <w:rsid w:val="0022104F"/>
    <w:rsid w:val="002231A2"/>
    <w:rsid w:val="00226313"/>
    <w:rsid w:val="002368FA"/>
    <w:rsid w:val="00241F98"/>
    <w:rsid w:val="002445F7"/>
    <w:rsid w:val="0024484D"/>
    <w:rsid w:val="00250936"/>
    <w:rsid w:val="00251537"/>
    <w:rsid w:val="00251CB4"/>
    <w:rsid w:val="002529A6"/>
    <w:rsid w:val="002543AD"/>
    <w:rsid w:val="00255945"/>
    <w:rsid w:val="0025606A"/>
    <w:rsid w:val="00260465"/>
    <w:rsid w:val="002631B5"/>
    <w:rsid w:val="00263723"/>
    <w:rsid w:val="002669B5"/>
    <w:rsid w:val="002714B7"/>
    <w:rsid w:val="00272BCB"/>
    <w:rsid w:val="0027686B"/>
    <w:rsid w:val="002769DD"/>
    <w:rsid w:val="002819EA"/>
    <w:rsid w:val="00285AD7"/>
    <w:rsid w:val="002871F4"/>
    <w:rsid w:val="00292E41"/>
    <w:rsid w:val="002B32A3"/>
    <w:rsid w:val="002B3DC7"/>
    <w:rsid w:val="002B4A44"/>
    <w:rsid w:val="002B69A4"/>
    <w:rsid w:val="002C19C5"/>
    <w:rsid w:val="002C302B"/>
    <w:rsid w:val="002C4C59"/>
    <w:rsid w:val="002C69F8"/>
    <w:rsid w:val="002D0491"/>
    <w:rsid w:val="002D19AC"/>
    <w:rsid w:val="002D1B33"/>
    <w:rsid w:val="002D6FCD"/>
    <w:rsid w:val="002E064D"/>
    <w:rsid w:val="002E0F05"/>
    <w:rsid w:val="002E190B"/>
    <w:rsid w:val="002E7127"/>
    <w:rsid w:val="002F00A5"/>
    <w:rsid w:val="002F27DA"/>
    <w:rsid w:val="003014B4"/>
    <w:rsid w:val="00311668"/>
    <w:rsid w:val="00324F52"/>
    <w:rsid w:val="00326F9C"/>
    <w:rsid w:val="003352A5"/>
    <w:rsid w:val="003364A6"/>
    <w:rsid w:val="00337AD4"/>
    <w:rsid w:val="00340B38"/>
    <w:rsid w:val="00343DA8"/>
    <w:rsid w:val="00347F1D"/>
    <w:rsid w:val="003531FE"/>
    <w:rsid w:val="003569D2"/>
    <w:rsid w:val="00360089"/>
    <w:rsid w:val="00362F9B"/>
    <w:rsid w:val="003645DF"/>
    <w:rsid w:val="00364FD5"/>
    <w:rsid w:val="00367315"/>
    <w:rsid w:val="0037010D"/>
    <w:rsid w:val="0037059A"/>
    <w:rsid w:val="00370AB7"/>
    <w:rsid w:val="00372B17"/>
    <w:rsid w:val="00377B1E"/>
    <w:rsid w:val="0038296D"/>
    <w:rsid w:val="0038305D"/>
    <w:rsid w:val="003861B9"/>
    <w:rsid w:val="00390A70"/>
    <w:rsid w:val="003925BF"/>
    <w:rsid w:val="003A0922"/>
    <w:rsid w:val="003A54F8"/>
    <w:rsid w:val="003A5516"/>
    <w:rsid w:val="003B0639"/>
    <w:rsid w:val="003B0B1F"/>
    <w:rsid w:val="003B1971"/>
    <w:rsid w:val="003B1F31"/>
    <w:rsid w:val="003B6563"/>
    <w:rsid w:val="003B6F1A"/>
    <w:rsid w:val="003C0FEE"/>
    <w:rsid w:val="003C1D3B"/>
    <w:rsid w:val="003C3DEB"/>
    <w:rsid w:val="003C5281"/>
    <w:rsid w:val="003C5945"/>
    <w:rsid w:val="003C59CB"/>
    <w:rsid w:val="003C6C52"/>
    <w:rsid w:val="003D247E"/>
    <w:rsid w:val="003E09AA"/>
    <w:rsid w:val="003E3655"/>
    <w:rsid w:val="003E45BA"/>
    <w:rsid w:val="003F39E6"/>
    <w:rsid w:val="003F507A"/>
    <w:rsid w:val="003F78C7"/>
    <w:rsid w:val="004029FF"/>
    <w:rsid w:val="0040497C"/>
    <w:rsid w:val="00406958"/>
    <w:rsid w:val="00406AF7"/>
    <w:rsid w:val="00413A33"/>
    <w:rsid w:val="00417E70"/>
    <w:rsid w:val="0042243E"/>
    <w:rsid w:val="00424E79"/>
    <w:rsid w:val="00431E69"/>
    <w:rsid w:val="00435D42"/>
    <w:rsid w:val="00441234"/>
    <w:rsid w:val="0044343B"/>
    <w:rsid w:val="00456BB1"/>
    <w:rsid w:val="004611C5"/>
    <w:rsid w:val="00462179"/>
    <w:rsid w:val="00464ABC"/>
    <w:rsid w:val="00467324"/>
    <w:rsid w:val="004700E4"/>
    <w:rsid w:val="00471AD0"/>
    <w:rsid w:val="004729B0"/>
    <w:rsid w:val="00473306"/>
    <w:rsid w:val="00484A27"/>
    <w:rsid w:val="00486C43"/>
    <w:rsid w:val="00490D5D"/>
    <w:rsid w:val="00490EA5"/>
    <w:rsid w:val="00496296"/>
    <w:rsid w:val="004A74AE"/>
    <w:rsid w:val="004B5C85"/>
    <w:rsid w:val="004C13BF"/>
    <w:rsid w:val="004C17F0"/>
    <w:rsid w:val="004D1B42"/>
    <w:rsid w:val="004D3179"/>
    <w:rsid w:val="004D51D0"/>
    <w:rsid w:val="004D620E"/>
    <w:rsid w:val="004D670E"/>
    <w:rsid w:val="004D7EF8"/>
    <w:rsid w:val="004E329E"/>
    <w:rsid w:val="004E61EF"/>
    <w:rsid w:val="004F12B4"/>
    <w:rsid w:val="004F2047"/>
    <w:rsid w:val="0050180A"/>
    <w:rsid w:val="00501A1D"/>
    <w:rsid w:val="00503A53"/>
    <w:rsid w:val="00506256"/>
    <w:rsid w:val="005104F3"/>
    <w:rsid w:val="00510D0A"/>
    <w:rsid w:val="0051625E"/>
    <w:rsid w:val="00520209"/>
    <w:rsid w:val="00522317"/>
    <w:rsid w:val="005223F0"/>
    <w:rsid w:val="00525C05"/>
    <w:rsid w:val="005274F5"/>
    <w:rsid w:val="00534343"/>
    <w:rsid w:val="005352A2"/>
    <w:rsid w:val="0054053E"/>
    <w:rsid w:val="0054141C"/>
    <w:rsid w:val="00541DC0"/>
    <w:rsid w:val="00544B5A"/>
    <w:rsid w:val="005468D7"/>
    <w:rsid w:val="0055407E"/>
    <w:rsid w:val="00556F99"/>
    <w:rsid w:val="005578AF"/>
    <w:rsid w:val="00560ACC"/>
    <w:rsid w:val="00562D77"/>
    <w:rsid w:val="005636D3"/>
    <w:rsid w:val="00564022"/>
    <w:rsid w:val="00564D4D"/>
    <w:rsid w:val="00565EDF"/>
    <w:rsid w:val="005665BB"/>
    <w:rsid w:val="0056675C"/>
    <w:rsid w:val="00567F7E"/>
    <w:rsid w:val="00574514"/>
    <w:rsid w:val="00575B0A"/>
    <w:rsid w:val="005760CD"/>
    <w:rsid w:val="0057695A"/>
    <w:rsid w:val="0058115E"/>
    <w:rsid w:val="005829BF"/>
    <w:rsid w:val="00590602"/>
    <w:rsid w:val="005911E1"/>
    <w:rsid w:val="0059232B"/>
    <w:rsid w:val="005A186F"/>
    <w:rsid w:val="005A6908"/>
    <w:rsid w:val="005B2AFF"/>
    <w:rsid w:val="005B73FD"/>
    <w:rsid w:val="005C00AC"/>
    <w:rsid w:val="005C297C"/>
    <w:rsid w:val="005C3651"/>
    <w:rsid w:val="005C3741"/>
    <w:rsid w:val="005C438B"/>
    <w:rsid w:val="005C4786"/>
    <w:rsid w:val="005C4958"/>
    <w:rsid w:val="005C4A7C"/>
    <w:rsid w:val="005C6BE6"/>
    <w:rsid w:val="005C7E50"/>
    <w:rsid w:val="005D2CD8"/>
    <w:rsid w:val="005D54E2"/>
    <w:rsid w:val="005D5E9A"/>
    <w:rsid w:val="005D5EAD"/>
    <w:rsid w:val="005F0E6D"/>
    <w:rsid w:val="005F3A03"/>
    <w:rsid w:val="005F4126"/>
    <w:rsid w:val="005F4A77"/>
    <w:rsid w:val="005F5FEA"/>
    <w:rsid w:val="005F6BF5"/>
    <w:rsid w:val="00603148"/>
    <w:rsid w:val="00603523"/>
    <w:rsid w:val="006052CD"/>
    <w:rsid w:val="00605AD2"/>
    <w:rsid w:val="00614657"/>
    <w:rsid w:val="00617DA7"/>
    <w:rsid w:val="006221B6"/>
    <w:rsid w:val="00624126"/>
    <w:rsid w:val="0062684F"/>
    <w:rsid w:val="00626B97"/>
    <w:rsid w:val="006307C2"/>
    <w:rsid w:val="00630B65"/>
    <w:rsid w:val="00631F23"/>
    <w:rsid w:val="00637DBD"/>
    <w:rsid w:val="006403E8"/>
    <w:rsid w:val="00642147"/>
    <w:rsid w:val="00644A35"/>
    <w:rsid w:val="006462EE"/>
    <w:rsid w:val="006474D4"/>
    <w:rsid w:val="0065465B"/>
    <w:rsid w:val="00654AD9"/>
    <w:rsid w:val="0065664D"/>
    <w:rsid w:val="006577EC"/>
    <w:rsid w:val="00667BF6"/>
    <w:rsid w:val="0067180D"/>
    <w:rsid w:val="006725FA"/>
    <w:rsid w:val="00676E55"/>
    <w:rsid w:val="00680453"/>
    <w:rsid w:val="0068538E"/>
    <w:rsid w:val="00685A2C"/>
    <w:rsid w:val="00686784"/>
    <w:rsid w:val="00691C4B"/>
    <w:rsid w:val="00693C33"/>
    <w:rsid w:val="00695305"/>
    <w:rsid w:val="00695370"/>
    <w:rsid w:val="006A09DC"/>
    <w:rsid w:val="006A1F96"/>
    <w:rsid w:val="006A2327"/>
    <w:rsid w:val="006A2815"/>
    <w:rsid w:val="006A2D3F"/>
    <w:rsid w:val="006A6CE2"/>
    <w:rsid w:val="006B0A03"/>
    <w:rsid w:val="006B0B5A"/>
    <w:rsid w:val="006B4E8C"/>
    <w:rsid w:val="006C09F7"/>
    <w:rsid w:val="006C3349"/>
    <w:rsid w:val="006C35E4"/>
    <w:rsid w:val="006C45EB"/>
    <w:rsid w:val="006C680A"/>
    <w:rsid w:val="006C7442"/>
    <w:rsid w:val="006C7733"/>
    <w:rsid w:val="006D319A"/>
    <w:rsid w:val="006E03E1"/>
    <w:rsid w:val="006E368A"/>
    <w:rsid w:val="006F391B"/>
    <w:rsid w:val="006F66CA"/>
    <w:rsid w:val="006F6FDE"/>
    <w:rsid w:val="00702146"/>
    <w:rsid w:val="00705884"/>
    <w:rsid w:val="0070665B"/>
    <w:rsid w:val="00706E36"/>
    <w:rsid w:val="007108F3"/>
    <w:rsid w:val="007114DF"/>
    <w:rsid w:val="00715A7C"/>
    <w:rsid w:val="007168F7"/>
    <w:rsid w:val="007207C5"/>
    <w:rsid w:val="00720F99"/>
    <w:rsid w:val="00721744"/>
    <w:rsid w:val="00721CC4"/>
    <w:rsid w:val="00721CED"/>
    <w:rsid w:val="00723B42"/>
    <w:rsid w:val="00725EE2"/>
    <w:rsid w:val="00734F28"/>
    <w:rsid w:val="00735794"/>
    <w:rsid w:val="00736E50"/>
    <w:rsid w:val="007409FF"/>
    <w:rsid w:val="00740BD3"/>
    <w:rsid w:val="007412EB"/>
    <w:rsid w:val="00743F86"/>
    <w:rsid w:val="00744E13"/>
    <w:rsid w:val="00745E9B"/>
    <w:rsid w:val="0075129F"/>
    <w:rsid w:val="0075276E"/>
    <w:rsid w:val="007558EC"/>
    <w:rsid w:val="00756BF0"/>
    <w:rsid w:val="007577F4"/>
    <w:rsid w:val="0077194B"/>
    <w:rsid w:val="00771961"/>
    <w:rsid w:val="00771B27"/>
    <w:rsid w:val="00771D43"/>
    <w:rsid w:val="00774516"/>
    <w:rsid w:val="00774F7E"/>
    <w:rsid w:val="00791341"/>
    <w:rsid w:val="007A2288"/>
    <w:rsid w:val="007A4489"/>
    <w:rsid w:val="007A5219"/>
    <w:rsid w:val="007B1C61"/>
    <w:rsid w:val="007B3856"/>
    <w:rsid w:val="007B5B89"/>
    <w:rsid w:val="007C200C"/>
    <w:rsid w:val="007C56CF"/>
    <w:rsid w:val="007D3220"/>
    <w:rsid w:val="007E0A0A"/>
    <w:rsid w:val="007E1EF9"/>
    <w:rsid w:val="007E3E6C"/>
    <w:rsid w:val="007E5F37"/>
    <w:rsid w:val="007E67A3"/>
    <w:rsid w:val="007E7896"/>
    <w:rsid w:val="007F05D9"/>
    <w:rsid w:val="007F1577"/>
    <w:rsid w:val="007F7D3A"/>
    <w:rsid w:val="00810529"/>
    <w:rsid w:val="008124C4"/>
    <w:rsid w:val="00812DF8"/>
    <w:rsid w:val="00813E1F"/>
    <w:rsid w:val="00813F86"/>
    <w:rsid w:val="00815154"/>
    <w:rsid w:val="0081519D"/>
    <w:rsid w:val="00815759"/>
    <w:rsid w:val="008175DF"/>
    <w:rsid w:val="0082064B"/>
    <w:rsid w:val="00820A6E"/>
    <w:rsid w:val="00823288"/>
    <w:rsid w:val="00833D39"/>
    <w:rsid w:val="00834747"/>
    <w:rsid w:val="00844446"/>
    <w:rsid w:val="00846881"/>
    <w:rsid w:val="00851DB1"/>
    <w:rsid w:val="00853A92"/>
    <w:rsid w:val="00856481"/>
    <w:rsid w:val="008605FF"/>
    <w:rsid w:val="0086330B"/>
    <w:rsid w:val="00883B8A"/>
    <w:rsid w:val="00884212"/>
    <w:rsid w:val="00884340"/>
    <w:rsid w:val="008863EF"/>
    <w:rsid w:val="00887787"/>
    <w:rsid w:val="008928EF"/>
    <w:rsid w:val="0089605F"/>
    <w:rsid w:val="008A4909"/>
    <w:rsid w:val="008A5558"/>
    <w:rsid w:val="008A5FEE"/>
    <w:rsid w:val="008B1DD4"/>
    <w:rsid w:val="008B2B8C"/>
    <w:rsid w:val="008B3BE1"/>
    <w:rsid w:val="008B6722"/>
    <w:rsid w:val="008C5E51"/>
    <w:rsid w:val="008C6096"/>
    <w:rsid w:val="008C7139"/>
    <w:rsid w:val="008D4224"/>
    <w:rsid w:val="008F292E"/>
    <w:rsid w:val="009047F2"/>
    <w:rsid w:val="00907A50"/>
    <w:rsid w:val="00910C52"/>
    <w:rsid w:val="00917873"/>
    <w:rsid w:val="00920195"/>
    <w:rsid w:val="009248EC"/>
    <w:rsid w:val="00924B38"/>
    <w:rsid w:val="00932907"/>
    <w:rsid w:val="00934793"/>
    <w:rsid w:val="00934DDF"/>
    <w:rsid w:val="009378DF"/>
    <w:rsid w:val="0094151C"/>
    <w:rsid w:val="009422AD"/>
    <w:rsid w:val="00944E6C"/>
    <w:rsid w:val="00951031"/>
    <w:rsid w:val="0095171E"/>
    <w:rsid w:val="00955E2D"/>
    <w:rsid w:val="00957199"/>
    <w:rsid w:val="009614C4"/>
    <w:rsid w:val="00963D89"/>
    <w:rsid w:val="00967AE4"/>
    <w:rsid w:val="009701FC"/>
    <w:rsid w:val="009718A2"/>
    <w:rsid w:val="009846F0"/>
    <w:rsid w:val="009853C3"/>
    <w:rsid w:val="009864A4"/>
    <w:rsid w:val="00991854"/>
    <w:rsid w:val="00995787"/>
    <w:rsid w:val="00995BE7"/>
    <w:rsid w:val="00996E72"/>
    <w:rsid w:val="009A1DCC"/>
    <w:rsid w:val="009D4264"/>
    <w:rsid w:val="009D45DA"/>
    <w:rsid w:val="009E08F2"/>
    <w:rsid w:val="009E19AD"/>
    <w:rsid w:val="009E7312"/>
    <w:rsid w:val="009F3420"/>
    <w:rsid w:val="009F3720"/>
    <w:rsid w:val="009F3CC7"/>
    <w:rsid w:val="009F463C"/>
    <w:rsid w:val="009F63EB"/>
    <w:rsid w:val="00A00EED"/>
    <w:rsid w:val="00A0130F"/>
    <w:rsid w:val="00A015D5"/>
    <w:rsid w:val="00A10A11"/>
    <w:rsid w:val="00A11D8C"/>
    <w:rsid w:val="00A15C8B"/>
    <w:rsid w:val="00A20CF0"/>
    <w:rsid w:val="00A269E4"/>
    <w:rsid w:val="00A27452"/>
    <w:rsid w:val="00A2778B"/>
    <w:rsid w:val="00A27E4A"/>
    <w:rsid w:val="00A37BF8"/>
    <w:rsid w:val="00A41674"/>
    <w:rsid w:val="00A5110B"/>
    <w:rsid w:val="00A52CB2"/>
    <w:rsid w:val="00A6300B"/>
    <w:rsid w:val="00A63511"/>
    <w:rsid w:val="00A661DC"/>
    <w:rsid w:val="00A67B50"/>
    <w:rsid w:val="00A67CD0"/>
    <w:rsid w:val="00A74F60"/>
    <w:rsid w:val="00A75572"/>
    <w:rsid w:val="00A8117D"/>
    <w:rsid w:val="00A84A94"/>
    <w:rsid w:val="00A86483"/>
    <w:rsid w:val="00A8794B"/>
    <w:rsid w:val="00A87C3B"/>
    <w:rsid w:val="00A90BBE"/>
    <w:rsid w:val="00A94F79"/>
    <w:rsid w:val="00A95E2D"/>
    <w:rsid w:val="00AA1EA1"/>
    <w:rsid w:val="00AA503F"/>
    <w:rsid w:val="00AA7BF7"/>
    <w:rsid w:val="00AB07A8"/>
    <w:rsid w:val="00AB1AC2"/>
    <w:rsid w:val="00AB444A"/>
    <w:rsid w:val="00AB598F"/>
    <w:rsid w:val="00AC1C1A"/>
    <w:rsid w:val="00AC311A"/>
    <w:rsid w:val="00AC3383"/>
    <w:rsid w:val="00AD351E"/>
    <w:rsid w:val="00AD5D39"/>
    <w:rsid w:val="00AD6F38"/>
    <w:rsid w:val="00AE499E"/>
    <w:rsid w:val="00AF04C8"/>
    <w:rsid w:val="00AF17A8"/>
    <w:rsid w:val="00AF28C5"/>
    <w:rsid w:val="00AF38E7"/>
    <w:rsid w:val="00B009FD"/>
    <w:rsid w:val="00B01788"/>
    <w:rsid w:val="00B02F44"/>
    <w:rsid w:val="00B04B0A"/>
    <w:rsid w:val="00B05B13"/>
    <w:rsid w:val="00B06DEB"/>
    <w:rsid w:val="00B10018"/>
    <w:rsid w:val="00B10524"/>
    <w:rsid w:val="00B11AAB"/>
    <w:rsid w:val="00B200EA"/>
    <w:rsid w:val="00B228C4"/>
    <w:rsid w:val="00B22F06"/>
    <w:rsid w:val="00B2597F"/>
    <w:rsid w:val="00B31609"/>
    <w:rsid w:val="00B33236"/>
    <w:rsid w:val="00B3465F"/>
    <w:rsid w:val="00B3601E"/>
    <w:rsid w:val="00B40A2F"/>
    <w:rsid w:val="00B40CD5"/>
    <w:rsid w:val="00B45326"/>
    <w:rsid w:val="00B52869"/>
    <w:rsid w:val="00B5527F"/>
    <w:rsid w:val="00B60564"/>
    <w:rsid w:val="00B64329"/>
    <w:rsid w:val="00B65C7E"/>
    <w:rsid w:val="00B65FE1"/>
    <w:rsid w:val="00B70D75"/>
    <w:rsid w:val="00B70E85"/>
    <w:rsid w:val="00B71DA2"/>
    <w:rsid w:val="00B75D02"/>
    <w:rsid w:val="00B76389"/>
    <w:rsid w:val="00B77708"/>
    <w:rsid w:val="00B77EF3"/>
    <w:rsid w:val="00B8194B"/>
    <w:rsid w:val="00B836BA"/>
    <w:rsid w:val="00B86F9A"/>
    <w:rsid w:val="00B906D8"/>
    <w:rsid w:val="00B90710"/>
    <w:rsid w:val="00B9174A"/>
    <w:rsid w:val="00B921C6"/>
    <w:rsid w:val="00B93FD8"/>
    <w:rsid w:val="00B97945"/>
    <w:rsid w:val="00B97E2E"/>
    <w:rsid w:val="00BA0C1C"/>
    <w:rsid w:val="00BA4557"/>
    <w:rsid w:val="00BB042F"/>
    <w:rsid w:val="00BB2687"/>
    <w:rsid w:val="00BB2D78"/>
    <w:rsid w:val="00BB3792"/>
    <w:rsid w:val="00BB46D1"/>
    <w:rsid w:val="00BB4D18"/>
    <w:rsid w:val="00BB61AE"/>
    <w:rsid w:val="00BB77FD"/>
    <w:rsid w:val="00BB7E1E"/>
    <w:rsid w:val="00BC38F6"/>
    <w:rsid w:val="00BC7B15"/>
    <w:rsid w:val="00BD1E36"/>
    <w:rsid w:val="00BD2218"/>
    <w:rsid w:val="00BD2CD9"/>
    <w:rsid w:val="00BD39C8"/>
    <w:rsid w:val="00BD3C34"/>
    <w:rsid w:val="00BE13A4"/>
    <w:rsid w:val="00BE34FB"/>
    <w:rsid w:val="00BE4745"/>
    <w:rsid w:val="00BF06CD"/>
    <w:rsid w:val="00BF403F"/>
    <w:rsid w:val="00BF4D36"/>
    <w:rsid w:val="00BF5806"/>
    <w:rsid w:val="00BF6EFC"/>
    <w:rsid w:val="00BF75AE"/>
    <w:rsid w:val="00C0372B"/>
    <w:rsid w:val="00C1104C"/>
    <w:rsid w:val="00C12F8B"/>
    <w:rsid w:val="00C13947"/>
    <w:rsid w:val="00C20D93"/>
    <w:rsid w:val="00C21C4A"/>
    <w:rsid w:val="00C24C6F"/>
    <w:rsid w:val="00C26A4C"/>
    <w:rsid w:val="00C3118B"/>
    <w:rsid w:val="00C3183E"/>
    <w:rsid w:val="00C34BEC"/>
    <w:rsid w:val="00C372CC"/>
    <w:rsid w:val="00C40B66"/>
    <w:rsid w:val="00C42647"/>
    <w:rsid w:val="00C43846"/>
    <w:rsid w:val="00C44DFA"/>
    <w:rsid w:val="00C45216"/>
    <w:rsid w:val="00C50B2D"/>
    <w:rsid w:val="00C55949"/>
    <w:rsid w:val="00C57F5E"/>
    <w:rsid w:val="00C6292F"/>
    <w:rsid w:val="00C64A55"/>
    <w:rsid w:val="00C67ACD"/>
    <w:rsid w:val="00C747C6"/>
    <w:rsid w:val="00C75D1A"/>
    <w:rsid w:val="00C85A57"/>
    <w:rsid w:val="00C868DC"/>
    <w:rsid w:val="00C91AAA"/>
    <w:rsid w:val="00C932A6"/>
    <w:rsid w:val="00C94784"/>
    <w:rsid w:val="00C94B86"/>
    <w:rsid w:val="00CA0205"/>
    <w:rsid w:val="00CA20F2"/>
    <w:rsid w:val="00CA21E2"/>
    <w:rsid w:val="00CA57E4"/>
    <w:rsid w:val="00CA700C"/>
    <w:rsid w:val="00CA7AE4"/>
    <w:rsid w:val="00CB0EFA"/>
    <w:rsid w:val="00CB194E"/>
    <w:rsid w:val="00CB59CB"/>
    <w:rsid w:val="00CB5E71"/>
    <w:rsid w:val="00CC08D7"/>
    <w:rsid w:val="00CC121E"/>
    <w:rsid w:val="00CC15F7"/>
    <w:rsid w:val="00CC584F"/>
    <w:rsid w:val="00CC5BFD"/>
    <w:rsid w:val="00CC6F67"/>
    <w:rsid w:val="00CD02C4"/>
    <w:rsid w:val="00CD05D6"/>
    <w:rsid w:val="00CD0F36"/>
    <w:rsid w:val="00CD30DA"/>
    <w:rsid w:val="00CD6E30"/>
    <w:rsid w:val="00CD7B85"/>
    <w:rsid w:val="00CE0C85"/>
    <w:rsid w:val="00CF4241"/>
    <w:rsid w:val="00CF5C8B"/>
    <w:rsid w:val="00D04AD3"/>
    <w:rsid w:val="00D05910"/>
    <w:rsid w:val="00D05CBA"/>
    <w:rsid w:val="00D07349"/>
    <w:rsid w:val="00D128FA"/>
    <w:rsid w:val="00D14898"/>
    <w:rsid w:val="00D21861"/>
    <w:rsid w:val="00D23851"/>
    <w:rsid w:val="00D33E12"/>
    <w:rsid w:val="00D35A07"/>
    <w:rsid w:val="00D42A2F"/>
    <w:rsid w:val="00D45003"/>
    <w:rsid w:val="00D45B24"/>
    <w:rsid w:val="00D45F1A"/>
    <w:rsid w:val="00D47045"/>
    <w:rsid w:val="00D615BF"/>
    <w:rsid w:val="00D61E1F"/>
    <w:rsid w:val="00D627FE"/>
    <w:rsid w:val="00D72F6E"/>
    <w:rsid w:val="00D766DB"/>
    <w:rsid w:val="00D767E3"/>
    <w:rsid w:val="00D84C6F"/>
    <w:rsid w:val="00D92CCE"/>
    <w:rsid w:val="00D93197"/>
    <w:rsid w:val="00D93BF8"/>
    <w:rsid w:val="00DA04C5"/>
    <w:rsid w:val="00DA419C"/>
    <w:rsid w:val="00DB00DC"/>
    <w:rsid w:val="00DB577F"/>
    <w:rsid w:val="00DB5D7A"/>
    <w:rsid w:val="00DC055F"/>
    <w:rsid w:val="00DC6DF2"/>
    <w:rsid w:val="00DD2528"/>
    <w:rsid w:val="00DD5503"/>
    <w:rsid w:val="00DE021A"/>
    <w:rsid w:val="00DE1E3B"/>
    <w:rsid w:val="00DE5AB8"/>
    <w:rsid w:val="00DF2B2B"/>
    <w:rsid w:val="00DF3D2F"/>
    <w:rsid w:val="00DF41A2"/>
    <w:rsid w:val="00E052DE"/>
    <w:rsid w:val="00E058C6"/>
    <w:rsid w:val="00E114AC"/>
    <w:rsid w:val="00E119B9"/>
    <w:rsid w:val="00E219C8"/>
    <w:rsid w:val="00E223E2"/>
    <w:rsid w:val="00E23EC7"/>
    <w:rsid w:val="00E24135"/>
    <w:rsid w:val="00E241AE"/>
    <w:rsid w:val="00E243AE"/>
    <w:rsid w:val="00E3077C"/>
    <w:rsid w:val="00E35470"/>
    <w:rsid w:val="00E43CEB"/>
    <w:rsid w:val="00E449AA"/>
    <w:rsid w:val="00E44C21"/>
    <w:rsid w:val="00E47092"/>
    <w:rsid w:val="00E473A0"/>
    <w:rsid w:val="00E50FF4"/>
    <w:rsid w:val="00E5497B"/>
    <w:rsid w:val="00E57C97"/>
    <w:rsid w:val="00E64660"/>
    <w:rsid w:val="00E65C0D"/>
    <w:rsid w:val="00E676D1"/>
    <w:rsid w:val="00E721DF"/>
    <w:rsid w:val="00E72E21"/>
    <w:rsid w:val="00E76F43"/>
    <w:rsid w:val="00E77E64"/>
    <w:rsid w:val="00E8030A"/>
    <w:rsid w:val="00E811D5"/>
    <w:rsid w:val="00E836EF"/>
    <w:rsid w:val="00E83C76"/>
    <w:rsid w:val="00E85B75"/>
    <w:rsid w:val="00E87531"/>
    <w:rsid w:val="00E91682"/>
    <w:rsid w:val="00E9549D"/>
    <w:rsid w:val="00E96050"/>
    <w:rsid w:val="00E97346"/>
    <w:rsid w:val="00EA1F7D"/>
    <w:rsid w:val="00EA251F"/>
    <w:rsid w:val="00EA2AD9"/>
    <w:rsid w:val="00EB73E4"/>
    <w:rsid w:val="00EC1D2C"/>
    <w:rsid w:val="00EC281C"/>
    <w:rsid w:val="00EC66D4"/>
    <w:rsid w:val="00ED281A"/>
    <w:rsid w:val="00ED44AE"/>
    <w:rsid w:val="00EE3B33"/>
    <w:rsid w:val="00EE631E"/>
    <w:rsid w:val="00EF1B5E"/>
    <w:rsid w:val="00EF7421"/>
    <w:rsid w:val="00F10614"/>
    <w:rsid w:val="00F135EC"/>
    <w:rsid w:val="00F222D6"/>
    <w:rsid w:val="00F25E53"/>
    <w:rsid w:val="00F32511"/>
    <w:rsid w:val="00F332AF"/>
    <w:rsid w:val="00F35EAB"/>
    <w:rsid w:val="00F36911"/>
    <w:rsid w:val="00F36CB9"/>
    <w:rsid w:val="00F4002F"/>
    <w:rsid w:val="00F40D07"/>
    <w:rsid w:val="00F40ECA"/>
    <w:rsid w:val="00F41ABB"/>
    <w:rsid w:val="00F428C6"/>
    <w:rsid w:val="00F4454D"/>
    <w:rsid w:val="00F46546"/>
    <w:rsid w:val="00F4786E"/>
    <w:rsid w:val="00F528F3"/>
    <w:rsid w:val="00F53308"/>
    <w:rsid w:val="00F5554D"/>
    <w:rsid w:val="00F562AD"/>
    <w:rsid w:val="00F64F74"/>
    <w:rsid w:val="00F675AC"/>
    <w:rsid w:val="00F675D2"/>
    <w:rsid w:val="00F71DBC"/>
    <w:rsid w:val="00F76707"/>
    <w:rsid w:val="00F776A2"/>
    <w:rsid w:val="00F800BB"/>
    <w:rsid w:val="00F809F4"/>
    <w:rsid w:val="00F83B28"/>
    <w:rsid w:val="00F84B75"/>
    <w:rsid w:val="00F8527F"/>
    <w:rsid w:val="00F85D9B"/>
    <w:rsid w:val="00F85F02"/>
    <w:rsid w:val="00F960D1"/>
    <w:rsid w:val="00FA4CDC"/>
    <w:rsid w:val="00FA512E"/>
    <w:rsid w:val="00FA5B9B"/>
    <w:rsid w:val="00FA5BE0"/>
    <w:rsid w:val="00FA7B85"/>
    <w:rsid w:val="00FA7BDF"/>
    <w:rsid w:val="00FB22E3"/>
    <w:rsid w:val="00FB2873"/>
    <w:rsid w:val="00FB3A83"/>
    <w:rsid w:val="00FB4377"/>
    <w:rsid w:val="00FB4CB1"/>
    <w:rsid w:val="00FB650F"/>
    <w:rsid w:val="00FC3ADF"/>
    <w:rsid w:val="00FC4F62"/>
    <w:rsid w:val="00FC6273"/>
    <w:rsid w:val="00FD146D"/>
    <w:rsid w:val="00FD3F5E"/>
    <w:rsid w:val="00FD47BF"/>
    <w:rsid w:val="00FD7FB0"/>
    <w:rsid w:val="00FE10B3"/>
    <w:rsid w:val="00FE1503"/>
    <w:rsid w:val="00FE1DF4"/>
    <w:rsid w:val="00FE5AAB"/>
    <w:rsid w:val="00FE7274"/>
    <w:rsid w:val="00FF0378"/>
    <w:rsid w:val="00FF0508"/>
    <w:rsid w:val="00FF2911"/>
    <w:rsid w:val="00FF6196"/>
    <w:rsid w:val="00FF7073"/>
    <w:rsid w:val="00FF718D"/>
    <w:rsid w:val="0802777F"/>
    <w:rsid w:val="2F824463"/>
    <w:rsid w:val="3CB14F81"/>
    <w:rsid w:val="59262DAE"/>
    <w:rsid w:val="7F4B1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5:docId w15:val="{2185152E-D8C9-4EAE-AB0D-6783F39AE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pPr>
      <w:widowControl w:val="0"/>
      <w:spacing w:line="360" w:lineRule="auto"/>
      <w:ind w:firstLineChars="200" w:firstLine="1040"/>
      <w:jc w:val="both"/>
    </w:pPr>
    <w:rPr>
      <w:rFonts w:ascii="宋体" w:hAnsi="宋体"/>
      <w:kern w:val="2"/>
      <w:sz w:val="24"/>
    </w:rPr>
  </w:style>
  <w:style w:type="paragraph" w:styleId="1">
    <w:name w:val="heading 1"/>
    <w:basedOn w:val="a3"/>
    <w:next w:val="a3"/>
    <w:link w:val="1Char"/>
    <w:qFormat/>
    <w:pPr>
      <w:keepNext/>
      <w:numPr>
        <w:numId w:val="1"/>
      </w:numPr>
      <w:tabs>
        <w:tab w:val="left" w:pos="567"/>
      </w:tabs>
      <w:ind w:firstLineChars="0" w:firstLine="0"/>
      <w:jc w:val="left"/>
      <w:outlineLvl w:val="0"/>
    </w:pPr>
    <w:rPr>
      <w:rFonts w:eastAsia="黑体"/>
      <w:sz w:val="28"/>
    </w:rPr>
  </w:style>
  <w:style w:type="paragraph" w:styleId="2">
    <w:name w:val="heading 2"/>
    <w:basedOn w:val="a3"/>
    <w:next w:val="a3"/>
    <w:link w:val="2Char"/>
    <w:qFormat/>
    <w:pPr>
      <w:keepNext/>
      <w:keepLines/>
      <w:numPr>
        <w:ilvl w:val="1"/>
        <w:numId w:val="1"/>
      </w:numPr>
      <w:ind w:firstLineChars="0" w:firstLine="0"/>
      <w:jc w:val="left"/>
      <w:outlineLvl w:val="1"/>
    </w:pPr>
    <w:rPr>
      <w:rFonts w:ascii="Arial" w:eastAsia="黑体" w:hAnsi="Arial"/>
      <w:kern w:val="0"/>
      <w:sz w:val="20"/>
    </w:rPr>
  </w:style>
  <w:style w:type="paragraph" w:styleId="3">
    <w:name w:val="heading 3"/>
    <w:basedOn w:val="a3"/>
    <w:next w:val="a4"/>
    <w:link w:val="3Char"/>
    <w:qFormat/>
    <w:pPr>
      <w:keepNext/>
      <w:widowControl/>
      <w:numPr>
        <w:ilvl w:val="2"/>
        <w:numId w:val="1"/>
      </w:numPr>
      <w:ind w:firstLineChars="0" w:firstLine="0"/>
      <w:jc w:val="left"/>
      <w:outlineLvl w:val="2"/>
    </w:pPr>
    <w:rPr>
      <w:rFonts w:ascii="Arial" w:hAnsi="Arial"/>
      <w:kern w:val="0"/>
    </w:rPr>
  </w:style>
  <w:style w:type="paragraph" w:styleId="41">
    <w:name w:val="heading 4"/>
    <w:basedOn w:val="a3"/>
    <w:next w:val="a3"/>
    <w:qFormat/>
    <w:pPr>
      <w:keepNext/>
      <w:keepLines/>
      <w:spacing w:before="280" w:after="290" w:line="376" w:lineRule="auto"/>
      <w:outlineLvl w:val="3"/>
    </w:pPr>
    <w:rPr>
      <w:rFonts w:ascii="Arial" w:eastAsia="黑体" w:hAnsi="Arial"/>
      <w:b/>
      <w:bCs/>
      <w:sz w:val="28"/>
      <w:szCs w:val="28"/>
    </w:rPr>
  </w:style>
  <w:style w:type="paragraph" w:styleId="51">
    <w:name w:val="heading 5"/>
    <w:basedOn w:val="a3"/>
    <w:next w:val="a3"/>
    <w:qFormat/>
    <w:pPr>
      <w:keepNext/>
      <w:keepLines/>
      <w:spacing w:before="280" w:after="290" w:line="376" w:lineRule="auto"/>
      <w:outlineLvl w:val="4"/>
    </w:pPr>
    <w:rPr>
      <w:b/>
      <w:bCs/>
      <w:sz w:val="28"/>
      <w:szCs w:val="28"/>
    </w:rPr>
  </w:style>
  <w:style w:type="paragraph" w:styleId="6">
    <w:name w:val="heading 6"/>
    <w:basedOn w:val="a3"/>
    <w:next w:val="a3"/>
    <w:qFormat/>
    <w:pPr>
      <w:keepNext/>
      <w:keepLines/>
      <w:spacing w:before="240" w:after="64" w:line="320" w:lineRule="auto"/>
      <w:outlineLvl w:val="5"/>
    </w:pPr>
    <w:rPr>
      <w:rFonts w:ascii="Arial" w:eastAsia="黑体" w:hAnsi="Arial"/>
      <w:b/>
      <w:bCs/>
      <w:szCs w:val="24"/>
    </w:rPr>
  </w:style>
  <w:style w:type="paragraph" w:styleId="7">
    <w:name w:val="heading 7"/>
    <w:basedOn w:val="a3"/>
    <w:next w:val="a3"/>
    <w:qFormat/>
    <w:pPr>
      <w:keepNext/>
      <w:keepLines/>
      <w:spacing w:before="240" w:after="64" w:line="320" w:lineRule="auto"/>
      <w:outlineLvl w:val="6"/>
    </w:pPr>
    <w:rPr>
      <w:b/>
      <w:bCs/>
      <w:szCs w:val="24"/>
    </w:rPr>
  </w:style>
  <w:style w:type="paragraph" w:styleId="8">
    <w:name w:val="heading 8"/>
    <w:basedOn w:val="a3"/>
    <w:next w:val="a3"/>
    <w:qFormat/>
    <w:pPr>
      <w:keepNext/>
      <w:keepLines/>
      <w:spacing w:before="240" w:after="64" w:line="320" w:lineRule="auto"/>
      <w:outlineLvl w:val="7"/>
    </w:pPr>
    <w:rPr>
      <w:rFonts w:ascii="Arial" w:eastAsia="黑体" w:hAnsi="Arial"/>
      <w:szCs w:val="24"/>
    </w:rPr>
  </w:style>
  <w:style w:type="paragraph" w:styleId="9">
    <w:name w:val="heading 9"/>
    <w:basedOn w:val="a3"/>
    <w:next w:val="a3"/>
    <w:qFormat/>
    <w:pPr>
      <w:keepNext/>
      <w:keepLines/>
      <w:spacing w:before="240" w:after="64" w:line="320" w:lineRule="auto"/>
      <w:outlineLvl w:val="8"/>
    </w:pPr>
    <w:rPr>
      <w:rFonts w:ascii="Arial" w:eastAsia="黑体" w:hAnsi="Arial"/>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styleId="HTML">
    <w:name w:val="HTML Keyboard"/>
    <w:rPr>
      <w:rFonts w:ascii="Courier New" w:hAnsi="Courier New" w:cs="Courier New"/>
      <w:sz w:val="20"/>
      <w:szCs w:val="20"/>
    </w:rPr>
  </w:style>
  <w:style w:type="character" w:styleId="HTML0">
    <w:name w:val="HTML Typewriter"/>
    <w:rPr>
      <w:rFonts w:ascii="Courier New" w:hAnsi="Courier New" w:cs="Courier New"/>
      <w:sz w:val="20"/>
      <w:szCs w:val="20"/>
    </w:rPr>
  </w:style>
  <w:style w:type="character" w:styleId="HTML1">
    <w:name w:val="HTML Variable"/>
    <w:rPr>
      <w:i/>
      <w:iCs/>
    </w:rPr>
  </w:style>
  <w:style w:type="character" w:styleId="HTML2">
    <w:name w:val="HTML Code"/>
    <w:rPr>
      <w:rFonts w:ascii="Courier New" w:hAnsi="Courier New" w:cs="Courier New"/>
      <w:sz w:val="20"/>
      <w:szCs w:val="20"/>
    </w:rPr>
  </w:style>
  <w:style w:type="character" w:styleId="HTML3">
    <w:name w:val="HTML Cite"/>
    <w:rPr>
      <w:i/>
      <w:iCs/>
    </w:rPr>
  </w:style>
  <w:style w:type="character" w:styleId="a8">
    <w:name w:val="Strong"/>
    <w:qFormat/>
    <w:rPr>
      <w:b/>
      <w:color w:val="000000"/>
      <w:sz w:val="24"/>
    </w:rPr>
  </w:style>
  <w:style w:type="character" w:styleId="a9">
    <w:name w:val="endnote reference"/>
    <w:rPr>
      <w:vertAlign w:val="superscript"/>
    </w:rPr>
  </w:style>
  <w:style w:type="character" w:styleId="aa">
    <w:name w:val="page number"/>
    <w:basedOn w:val="a5"/>
  </w:style>
  <w:style w:type="character" w:styleId="ab">
    <w:name w:val="FollowedHyperlink"/>
    <w:rPr>
      <w:color w:val="800080"/>
      <w:u w:val="single"/>
    </w:rPr>
  </w:style>
  <w:style w:type="character" w:styleId="ac">
    <w:name w:val="Emphasis"/>
    <w:qFormat/>
    <w:rPr>
      <w:i/>
      <w:iCs/>
    </w:rPr>
  </w:style>
  <w:style w:type="character" w:styleId="ad">
    <w:name w:val="line number"/>
    <w:basedOn w:val="a5"/>
  </w:style>
  <w:style w:type="character" w:styleId="HTML4">
    <w:name w:val="HTML Definition"/>
    <w:rPr>
      <w:i/>
      <w:iCs/>
    </w:rPr>
  </w:style>
  <w:style w:type="character" w:styleId="HTML5">
    <w:name w:val="HTML Acronym"/>
    <w:basedOn w:val="a5"/>
  </w:style>
  <w:style w:type="character" w:styleId="ae">
    <w:name w:val="Hyperlink"/>
    <w:uiPriority w:val="99"/>
    <w:rPr>
      <w:color w:val="0000FF"/>
      <w:u w:val="single"/>
    </w:rPr>
  </w:style>
  <w:style w:type="character" w:styleId="af">
    <w:name w:val="annotation reference"/>
    <w:rPr>
      <w:sz w:val="21"/>
      <w:szCs w:val="21"/>
    </w:rPr>
  </w:style>
  <w:style w:type="character" w:styleId="af0">
    <w:name w:val="footnote reference"/>
    <w:rPr>
      <w:vertAlign w:val="superscript"/>
    </w:rPr>
  </w:style>
  <w:style w:type="character" w:styleId="HTML6">
    <w:name w:val="HTML Sample"/>
    <w:rPr>
      <w:rFonts w:ascii="Courier New" w:hAnsi="Courier New" w:cs="Courier New"/>
    </w:rPr>
  </w:style>
  <w:style w:type="character" w:customStyle="1" w:styleId="3Char0">
    <w:name w:val="正文文本 3 Char"/>
    <w:link w:val="32"/>
    <w:rPr>
      <w:rFonts w:ascii="Times New Roman" w:eastAsia="宋体" w:hAnsi="Times New Roman" w:cs="Times New Roman"/>
      <w:szCs w:val="20"/>
    </w:rPr>
  </w:style>
  <w:style w:type="character" w:customStyle="1" w:styleId="CharChar">
    <w:name w:val="图表 Char Char"/>
    <w:link w:val="af1"/>
    <w:rPr>
      <w:rFonts w:ascii="黑体" w:eastAsia="黑体" w:hAnsi="黑体"/>
      <w:sz w:val="21"/>
    </w:rPr>
  </w:style>
  <w:style w:type="character" w:customStyle="1" w:styleId="Char">
    <w:name w:val="文档结构图 Char"/>
    <w:link w:val="af2"/>
    <w:rPr>
      <w:rFonts w:ascii="Times New Roman" w:eastAsia="宋体" w:hAnsi="Times New Roman" w:cs="Times New Roman"/>
      <w:szCs w:val="20"/>
      <w:shd w:val="clear" w:color="auto" w:fill="000080"/>
    </w:rPr>
  </w:style>
  <w:style w:type="character" w:customStyle="1" w:styleId="longtext">
    <w:name w:val="long_text"/>
    <w:basedOn w:val="a5"/>
  </w:style>
  <w:style w:type="character" w:customStyle="1" w:styleId="CharChar0">
    <w:name w:val="编号二级标题 Char Char"/>
    <w:link w:val="a2"/>
    <w:rPr>
      <w:rFonts w:ascii="Arial" w:eastAsia="黑体" w:hAnsi="Arial"/>
      <w:bCs/>
      <w:szCs w:val="32"/>
    </w:rPr>
  </w:style>
  <w:style w:type="character" w:customStyle="1" w:styleId="Char0">
    <w:name w:val="日期 Char"/>
    <w:link w:val="af3"/>
    <w:rPr>
      <w:rFonts w:ascii="Times New Roman" w:eastAsia="宋体" w:hAnsi="Times New Roman" w:cs="Times New Roman"/>
      <w:szCs w:val="20"/>
    </w:rPr>
  </w:style>
  <w:style w:type="character" w:customStyle="1" w:styleId="style21">
    <w:name w:val="style21"/>
    <w:rPr>
      <w:color w:val="0066FF"/>
    </w:rPr>
  </w:style>
  <w:style w:type="character" w:customStyle="1" w:styleId="2Char0">
    <w:name w:val="正文文本缩进 2 Char"/>
    <w:link w:val="22"/>
    <w:rPr>
      <w:rFonts w:ascii="Times New Roman" w:eastAsia="宋体" w:hAnsi="Times New Roman" w:cs="Times New Roman"/>
      <w:spacing w:val="18"/>
      <w:sz w:val="28"/>
      <w:szCs w:val="20"/>
    </w:rPr>
  </w:style>
  <w:style w:type="character" w:customStyle="1" w:styleId="Char1">
    <w:name w:val="正文文本 Char"/>
    <w:link w:val="af4"/>
    <w:rPr>
      <w:rFonts w:ascii="Times New Roman" w:eastAsia="宋体" w:hAnsi="Times New Roman" w:cs="Times New Roman"/>
      <w:szCs w:val="20"/>
    </w:rPr>
  </w:style>
  <w:style w:type="character" w:customStyle="1" w:styleId="2Char1">
    <w:name w:val="正文文本 2 Char"/>
    <w:link w:val="23"/>
    <w:rPr>
      <w:rFonts w:ascii="Times New Roman" w:eastAsia="宋体" w:hAnsi="Times New Roman" w:cs="Times New Roman"/>
      <w:szCs w:val="20"/>
    </w:rPr>
  </w:style>
  <w:style w:type="character" w:customStyle="1" w:styleId="CharChar1">
    <w:name w:val="论文正文 Char Char"/>
    <w:link w:val="af5"/>
    <w:rPr>
      <w:rFonts w:ascii="宋体" w:eastAsia="宋体" w:hAnsi="宋体" w:cs="Times New Roman"/>
      <w:color w:val="000000"/>
      <w:sz w:val="24"/>
      <w:szCs w:val="20"/>
    </w:rPr>
  </w:style>
  <w:style w:type="character" w:customStyle="1" w:styleId="Char2">
    <w:name w:val="副标题 Char"/>
    <w:link w:val="af6"/>
    <w:rPr>
      <w:rFonts w:ascii="Times New Roman" w:eastAsia="宋体" w:hAnsi="Times New Roman" w:cs="Times New Roman"/>
      <w:color w:val="000000"/>
      <w:kern w:val="0"/>
      <w:sz w:val="32"/>
      <w:szCs w:val="20"/>
    </w:rPr>
  </w:style>
  <w:style w:type="character" w:customStyle="1" w:styleId="Char3">
    <w:name w:val="批注框文本 Char"/>
    <w:link w:val="af7"/>
    <w:rPr>
      <w:rFonts w:ascii="Times New Roman" w:eastAsia="宋体" w:hAnsi="Times New Roman" w:cs="Times New Roman"/>
      <w:sz w:val="18"/>
      <w:szCs w:val="18"/>
    </w:rPr>
  </w:style>
  <w:style w:type="character" w:customStyle="1" w:styleId="Char4">
    <w:name w:val="页眉 Char"/>
    <w:link w:val="af8"/>
    <w:rPr>
      <w:rFonts w:eastAsia="宋体"/>
      <w:kern w:val="2"/>
      <w:sz w:val="18"/>
      <w:lang w:val="en-US" w:eastAsia="zh-CN" w:bidi="ar-SA"/>
    </w:rPr>
  </w:style>
  <w:style w:type="character" w:customStyle="1" w:styleId="Char5">
    <w:name w:val="脚注文本 Char"/>
    <w:link w:val="af9"/>
    <w:rPr>
      <w:rFonts w:ascii="Times New Roman" w:hAnsi="Times New Roman"/>
      <w:kern w:val="2"/>
      <w:sz w:val="18"/>
      <w:szCs w:val="18"/>
    </w:rPr>
  </w:style>
  <w:style w:type="character" w:customStyle="1" w:styleId="Char6">
    <w:name w:val="过程手册正文 Char"/>
    <w:link w:val="afa"/>
    <w:rPr>
      <w:sz w:val="24"/>
    </w:rPr>
  </w:style>
  <w:style w:type="character" w:customStyle="1" w:styleId="CharChar2">
    <w:name w:val="毕业设计（论文）正文 Char Char"/>
    <w:link w:val="afb"/>
    <w:rPr>
      <w:color w:val="000000"/>
      <w:sz w:val="24"/>
    </w:rPr>
  </w:style>
  <w:style w:type="character" w:customStyle="1" w:styleId="3Char">
    <w:name w:val="标题 3 Char"/>
    <w:link w:val="3"/>
    <w:rPr>
      <w:rFonts w:ascii="Arial" w:hAnsi="Arial"/>
      <w:sz w:val="24"/>
    </w:rPr>
  </w:style>
  <w:style w:type="character" w:customStyle="1" w:styleId="Char7">
    <w:name w:val="标题 Char"/>
    <w:link w:val="afc"/>
    <w:rPr>
      <w:rFonts w:ascii="Cambria" w:eastAsia="宋体" w:hAnsi="Cambria" w:cs="Times New Roman"/>
      <w:b/>
      <w:bCs/>
      <w:sz w:val="32"/>
      <w:szCs w:val="32"/>
    </w:rPr>
  </w:style>
  <w:style w:type="character" w:customStyle="1" w:styleId="Char8">
    <w:name w:val="正文文本缩进 Char"/>
    <w:link w:val="afd"/>
    <w:rPr>
      <w:rFonts w:ascii="Times New Roman" w:eastAsia="宋体" w:hAnsi="Times New Roman" w:cs="Times New Roman"/>
      <w:szCs w:val="20"/>
    </w:rPr>
  </w:style>
  <w:style w:type="character" w:customStyle="1" w:styleId="tourismtitles1">
    <w:name w:val="tourism_titles1"/>
    <w:rPr>
      <w:sz w:val="17"/>
    </w:rPr>
  </w:style>
  <w:style w:type="character" w:customStyle="1" w:styleId="Char9">
    <w:name w:val="Char"/>
    <w:rPr>
      <w:rFonts w:eastAsia="宋体"/>
      <w:kern w:val="2"/>
      <w:sz w:val="21"/>
      <w:lang w:val="en-US" w:eastAsia="zh-CN"/>
    </w:rPr>
  </w:style>
  <w:style w:type="character" w:customStyle="1" w:styleId="Chara">
    <w:name w:val="页脚 Char"/>
    <w:link w:val="afe"/>
    <w:uiPriority w:val="99"/>
    <w:rPr>
      <w:rFonts w:ascii="Times New Roman" w:eastAsia="宋体" w:hAnsi="Times New Roman" w:cs="Times New Roman"/>
      <w:sz w:val="18"/>
      <w:szCs w:val="20"/>
    </w:rPr>
  </w:style>
  <w:style w:type="character" w:customStyle="1" w:styleId="1Char">
    <w:name w:val="标题 1 Char"/>
    <w:link w:val="1"/>
    <w:rPr>
      <w:rFonts w:ascii="宋体" w:eastAsia="黑体" w:hAnsi="宋体"/>
      <w:kern w:val="2"/>
      <w:sz w:val="28"/>
    </w:rPr>
  </w:style>
  <w:style w:type="character" w:customStyle="1" w:styleId="Charb">
    <w:name w:val="纯文本 Char"/>
    <w:link w:val="aff"/>
    <w:rPr>
      <w:rFonts w:ascii="宋体" w:eastAsia="宋体" w:hAnsi="Courier New" w:cs="Times New Roman"/>
      <w:szCs w:val="20"/>
    </w:rPr>
  </w:style>
  <w:style w:type="character" w:customStyle="1" w:styleId="f141">
    <w:name w:val="f141"/>
    <w:rPr>
      <w:sz w:val="21"/>
    </w:rPr>
  </w:style>
  <w:style w:type="character" w:customStyle="1" w:styleId="1Char1">
    <w:name w:val="标题 1 Char1"/>
    <w:rPr>
      <w:rFonts w:eastAsia="黑体"/>
      <w:b/>
      <w:kern w:val="2"/>
      <w:sz w:val="32"/>
      <w:lang w:val="en-US" w:eastAsia="zh-CN"/>
    </w:rPr>
  </w:style>
  <w:style w:type="character" w:customStyle="1" w:styleId="apple-converted-space">
    <w:name w:val="apple-converted-space"/>
    <w:basedOn w:val="a5"/>
  </w:style>
  <w:style w:type="character" w:customStyle="1" w:styleId="2Char10">
    <w:name w:val="标题 2 Char1"/>
    <w:rPr>
      <w:rFonts w:ascii="Arial" w:eastAsia="黑体" w:hAnsi="Arial"/>
      <w:b/>
      <w:kern w:val="2"/>
      <w:sz w:val="32"/>
      <w:lang w:val="en-US" w:eastAsia="zh-CN"/>
    </w:rPr>
  </w:style>
  <w:style w:type="character" w:customStyle="1" w:styleId="CharChar3">
    <w:name w:val="文本正文 Char Char"/>
    <w:link w:val="aff0"/>
    <w:rPr>
      <w:rFonts w:eastAsia="宋体"/>
      <w:kern w:val="2"/>
      <w:sz w:val="24"/>
      <w:szCs w:val="24"/>
      <w:lang w:val="en-US" w:eastAsia="zh-CN" w:bidi="ar-SA"/>
    </w:rPr>
  </w:style>
  <w:style w:type="character" w:customStyle="1" w:styleId="Char10">
    <w:name w:val="文档结构图 Char1"/>
    <w:rPr>
      <w:rFonts w:ascii="宋体" w:eastAsia="宋体" w:hAnsi="Times New Roman" w:cs="Times New Roman"/>
      <w:sz w:val="18"/>
      <w:szCs w:val="18"/>
    </w:rPr>
  </w:style>
  <w:style w:type="character" w:customStyle="1" w:styleId="3Char1">
    <w:name w:val="正文文本缩进 3 Char"/>
    <w:link w:val="33"/>
    <w:rPr>
      <w:rFonts w:ascii="Times New Roman" w:eastAsia="宋体" w:hAnsi="Times New Roman" w:cs="Times New Roman"/>
      <w:sz w:val="16"/>
      <w:szCs w:val="20"/>
    </w:rPr>
  </w:style>
  <w:style w:type="character" w:customStyle="1" w:styleId="Charc">
    <w:name w:val="尾注文本 Char"/>
    <w:link w:val="aff1"/>
    <w:rPr>
      <w:rFonts w:ascii="Times New Roman" w:hAnsi="Times New Roman"/>
      <w:kern w:val="2"/>
      <w:sz w:val="21"/>
    </w:rPr>
  </w:style>
  <w:style w:type="character" w:customStyle="1" w:styleId="2Char">
    <w:name w:val="标题 2 Char"/>
    <w:link w:val="2"/>
    <w:rPr>
      <w:rFonts w:ascii="Arial" w:eastAsia="黑体" w:hAnsi="Arial"/>
    </w:rPr>
  </w:style>
  <w:style w:type="character" w:customStyle="1" w:styleId="copied">
    <w:name w:val="copied"/>
    <w:basedOn w:val="a5"/>
  </w:style>
  <w:style w:type="paragraph" w:styleId="aff2">
    <w:name w:val="envelope address"/>
    <w:basedOn w:val="a3"/>
    <w:pPr>
      <w:snapToGrid w:val="0"/>
      <w:ind w:leftChars="1400" w:left="100"/>
    </w:pPr>
    <w:rPr>
      <w:rFonts w:ascii="Arial" w:hAnsi="Arial" w:cs="Arial"/>
      <w:szCs w:val="24"/>
    </w:rPr>
  </w:style>
  <w:style w:type="paragraph" w:styleId="24">
    <w:name w:val="Body Text First Indent 2"/>
    <w:basedOn w:val="afd"/>
    <w:pPr>
      <w:ind w:firstLine="420"/>
    </w:pPr>
  </w:style>
  <w:style w:type="paragraph" w:styleId="a4">
    <w:name w:val="Normal Indent"/>
    <w:basedOn w:val="a3"/>
    <w:pPr>
      <w:ind w:firstLine="420"/>
    </w:pPr>
  </w:style>
  <w:style w:type="paragraph" w:styleId="52">
    <w:name w:val="List Continue 5"/>
    <w:basedOn w:val="a3"/>
    <w:pPr>
      <w:spacing w:after="120"/>
      <w:ind w:leftChars="1000" w:left="2100"/>
    </w:pPr>
  </w:style>
  <w:style w:type="paragraph" w:styleId="21">
    <w:name w:val="List Number 2"/>
    <w:basedOn w:val="a3"/>
    <w:pPr>
      <w:numPr>
        <w:numId w:val="2"/>
      </w:numPr>
      <w:tabs>
        <w:tab w:val="left" w:pos="780"/>
      </w:tabs>
    </w:pPr>
  </w:style>
  <w:style w:type="paragraph" w:styleId="aff">
    <w:name w:val="Plain Text"/>
    <w:basedOn w:val="a3"/>
    <w:link w:val="Charb"/>
    <w:rPr>
      <w:rFonts w:hAnsi="Courier New"/>
      <w:kern w:val="0"/>
      <w:sz w:val="20"/>
    </w:rPr>
  </w:style>
  <w:style w:type="paragraph" w:styleId="34">
    <w:name w:val="List 3"/>
    <w:basedOn w:val="a3"/>
    <w:pPr>
      <w:ind w:leftChars="400" w:left="100" w:hangingChars="200" w:hanging="200"/>
    </w:pPr>
  </w:style>
  <w:style w:type="paragraph" w:styleId="HTML7">
    <w:name w:val="HTML Address"/>
    <w:basedOn w:val="a3"/>
    <w:rPr>
      <w:i/>
      <w:iCs/>
    </w:rPr>
  </w:style>
  <w:style w:type="paragraph" w:styleId="25">
    <w:name w:val="List 2"/>
    <w:basedOn w:val="a3"/>
    <w:pPr>
      <w:ind w:leftChars="200" w:left="100" w:hangingChars="200" w:hanging="200"/>
    </w:pPr>
  </w:style>
  <w:style w:type="paragraph" w:styleId="31">
    <w:name w:val="List Bullet 3"/>
    <w:basedOn w:val="a3"/>
    <w:pPr>
      <w:numPr>
        <w:numId w:val="3"/>
      </w:numPr>
      <w:tabs>
        <w:tab w:val="left" w:pos="1200"/>
      </w:tabs>
    </w:pPr>
  </w:style>
  <w:style w:type="paragraph" w:styleId="4">
    <w:name w:val="List Bullet 4"/>
    <w:basedOn w:val="a3"/>
    <w:pPr>
      <w:numPr>
        <w:numId w:val="4"/>
      </w:numPr>
      <w:tabs>
        <w:tab w:val="left" w:pos="1620"/>
      </w:tabs>
    </w:pPr>
  </w:style>
  <w:style w:type="paragraph" w:styleId="afe">
    <w:name w:val="footer"/>
    <w:basedOn w:val="a3"/>
    <w:link w:val="Chara"/>
    <w:uiPriority w:val="99"/>
    <w:pPr>
      <w:tabs>
        <w:tab w:val="center" w:pos="4153"/>
        <w:tab w:val="right" w:pos="8306"/>
      </w:tabs>
      <w:snapToGrid w:val="0"/>
      <w:jc w:val="left"/>
    </w:pPr>
    <w:rPr>
      <w:rFonts w:ascii="Times New Roman" w:hAnsi="Times New Roman"/>
      <w:kern w:val="0"/>
      <w:sz w:val="18"/>
    </w:rPr>
  </w:style>
  <w:style w:type="paragraph" w:styleId="aff3">
    <w:name w:val="E-mail Signature"/>
    <w:basedOn w:val="a3"/>
  </w:style>
  <w:style w:type="paragraph" w:styleId="22">
    <w:name w:val="Body Text Indent 2"/>
    <w:basedOn w:val="a3"/>
    <w:link w:val="2Char0"/>
    <w:pPr>
      <w:ind w:firstLine="427"/>
    </w:pPr>
    <w:rPr>
      <w:rFonts w:ascii="Times New Roman" w:hAnsi="Times New Roman"/>
      <w:spacing w:val="18"/>
      <w:kern w:val="0"/>
      <w:sz w:val="28"/>
    </w:rPr>
  </w:style>
  <w:style w:type="paragraph" w:customStyle="1" w:styleId="a">
    <w:name w:val="编号一级标题"/>
    <w:basedOn w:val="1"/>
    <w:pPr>
      <w:keepLines/>
      <w:numPr>
        <w:numId w:val="5"/>
      </w:numPr>
      <w:tabs>
        <w:tab w:val="clear" w:pos="567"/>
        <w:tab w:val="left" w:pos="420"/>
      </w:tabs>
      <w:spacing w:before="340" w:after="330" w:line="578" w:lineRule="auto"/>
    </w:pPr>
    <w:rPr>
      <w:b/>
      <w:bCs/>
      <w:kern w:val="44"/>
      <w:szCs w:val="44"/>
    </w:rPr>
  </w:style>
  <w:style w:type="paragraph" w:styleId="40">
    <w:name w:val="List Number 4"/>
    <w:basedOn w:val="a3"/>
    <w:pPr>
      <w:numPr>
        <w:numId w:val="6"/>
      </w:numPr>
      <w:tabs>
        <w:tab w:val="left" w:pos="1620"/>
      </w:tabs>
    </w:pPr>
  </w:style>
  <w:style w:type="paragraph" w:styleId="70">
    <w:name w:val="toc 7"/>
    <w:basedOn w:val="a3"/>
    <w:next w:val="a3"/>
    <w:pPr>
      <w:ind w:left="1260"/>
      <w:jc w:val="left"/>
    </w:pPr>
    <w:rPr>
      <w:sz w:val="18"/>
      <w:szCs w:val="18"/>
    </w:rPr>
  </w:style>
  <w:style w:type="paragraph" w:styleId="53">
    <w:name w:val="toc 5"/>
    <w:basedOn w:val="a3"/>
    <w:next w:val="a3"/>
    <w:pPr>
      <w:ind w:left="840"/>
      <w:jc w:val="left"/>
    </w:pPr>
    <w:rPr>
      <w:sz w:val="18"/>
      <w:szCs w:val="18"/>
    </w:rPr>
  </w:style>
  <w:style w:type="paragraph" w:styleId="aff4">
    <w:name w:val="Block Text"/>
    <w:basedOn w:val="a3"/>
    <w:pPr>
      <w:spacing w:after="120"/>
      <w:ind w:leftChars="700" w:left="1440" w:rightChars="700" w:right="1440"/>
    </w:pPr>
  </w:style>
  <w:style w:type="paragraph" w:styleId="afd">
    <w:name w:val="Body Text Indent"/>
    <w:basedOn w:val="a3"/>
    <w:link w:val="Char8"/>
    <w:pPr>
      <w:spacing w:after="120"/>
      <w:ind w:leftChars="200" w:left="420"/>
    </w:pPr>
    <w:rPr>
      <w:rFonts w:ascii="Times New Roman" w:hAnsi="Times New Roman"/>
      <w:kern w:val="0"/>
      <w:sz w:val="20"/>
    </w:rPr>
  </w:style>
  <w:style w:type="paragraph" w:customStyle="1" w:styleId="Web20">
    <w:name w:val="样式 普通(Web) + 四号 段前: 自动 段后: 自动 行距: 固定值 20 磅"/>
    <w:basedOn w:val="af4"/>
    <w:next w:val="af4"/>
    <w:pPr>
      <w:spacing w:after="0" w:line="400" w:lineRule="exact"/>
    </w:pPr>
    <w:rPr>
      <w:sz w:val="28"/>
    </w:rPr>
  </w:style>
  <w:style w:type="paragraph" w:styleId="32">
    <w:name w:val="Body Text 3"/>
    <w:basedOn w:val="a3"/>
    <w:link w:val="3Char0"/>
    <w:pPr>
      <w:spacing w:line="480" w:lineRule="auto"/>
      <w:jc w:val="center"/>
    </w:pPr>
    <w:rPr>
      <w:rFonts w:ascii="Times New Roman" w:hAnsi="Times New Roman"/>
      <w:kern w:val="0"/>
      <w:sz w:val="20"/>
    </w:rPr>
  </w:style>
  <w:style w:type="paragraph" w:styleId="aff5">
    <w:name w:val="caption"/>
    <w:basedOn w:val="a3"/>
    <w:next w:val="a3"/>
    <w:qFormat/>
    <w:rPr>
      <w:rFonts w:ascii="Arial" w:eastAsia="黑体" w:hAnsi="Arial" w:cs="Arial"/>
      <w:sz w:val="20"/>
    </w:rPr>
  </w:style>
  <w:style w:type="paragraph" w:styleId="af7">
    <w:name w:val="Balloon Text"/>
    <w:basedOn w:val="a3"/>
    <w:link w:val="Char3"/>
    <w:rPr>
      <w:rFonts w:ascii="Times New Roman" w:hAnsi="Times New Roman"/>
      <w:kern w:val="0"/>
      <w:sz w:val="18"/>
      <w:szCs w:val="18"/>
    </w:rPr>
  </w:style>
  <w:style w:type="paragraph" w:styleId="af3">
    <w:name w:val="Date"/>
    <w:basedOn w:val="a3"/>
    <w:next w:val="a3"/>
    <w:link w:val="Char0"/>
    <w:pPr>
      <w:ind w:leftChars="2500" w:left="100"/>
    </w:pPr>
    <w:rPr>
      <w:rFonts w:ascii="Times New Roman" w:hAnsi="Times New Roman"/>
      <w:kern w:val="0"/>
      <w:sz w:val="20"/>
    </w:rPr>
  </w:style>
  <w:style w:type="paragraph" w:styleId="5">
    <w:name w:val="List Bullet 5"/>
    <w:basedOn w:val="a3"/>
    <w:pPr>
      <w:numPr>
        <w:numId w:val="7"/>
      </w:numPr>
      <w:tabs>
        <w:tab w:val="left" w:pos="2040"/>
      </w:tabs>
    </w:pPr>
  </w:style>
  <w:style w:type="paragraph" w:styleId="aff6">
    <w:name w:val="List Continue"/>
    <w:basedOn w:val="a3"/>
    <w:pPr>
      <w:spacing w:after="120"/>
      <w:ind w:leftChars="200" w:left="420"/>
    </w:pPr>
  </w:style>
  <w:style w:type="paragraph" w:styleId="aff7">
    <w:name w:val="Salutation"/>
    <w:basedOn w:val="a3"/>
    <w:next w:val="a3"/>
  </w:style>
  <w:style w:type="paragraph" w:styleId="af2">
    <w:name w:val="Document Map"/>
    <w:basedOn w:val="a3"/>
    <w:link w:val="Char"/>
    <w:pPr>
      <w:shd w:val="clear" w:color="auto" w:fill="000080"/>
    </w:pPr>
    <w:rPr>
      <w:rFonts w:ascii="Times New Roman" w:hAnsi="Times New Roman"/>
      <w:kern w:val="0"/>
      <w:sz w:val="20"/>
      <w:shd w:val="clear" w:color="auto" w:fill="000080"/>
    </w:rPr>
  </w:style>
  <w:style w:type="paragraph" w:styleId="af4">
    <w:name w:val="Body Text"/>
    <w:basedOn w:val="a3"/>
    <w:link w:val="Char1"/>
    <w:pPr>
      <w:spacing w:after="120"/>
    </w:pPr>
    <w:rPr>
      <w:rFonts w:ascii="Times New Roman" w:hAnsi="Times New Roman"/>
      <w:kern w:val="0"/>
      <w:sz w:val="20"/>
    </w:rPr>
  </w:style>
  <w:style w:type="paragraph" w:styleId="a0">
    <w:name w:val="List Bullet"/>
    <w:basedOn w:val="a3"/>
    <w:pPr>
      <w:numPr>
        <w:numId w:val="8"/>
      </w:numPr>
      <w:tabs>
        <w:tab w:val="left" w:pos="360"/>
      </w:tabs>
    </w:pPr>
  </w:style>
  <w:style w:type="paragraph" w:styleId="aff8">
    <w:name w:val="envelope return"/>
    <w:basedOn w:val="a3"/>
    <w:pPr>
      <w:snapToGrid w:val="0"/>
    </w:pPr>
    <w:rPr>
      <w:rFonts w:ascii="Arial" w:hAnsi="Arial" w:cs="Arial"/>
    </w:rPr>
  </w:style>
  <w:style w:type="paragraph" w:styleId="a1">
    <w:name w:val="List Number"/>
    <w:basedOn w:val="a3"/>
    <w:pPr>
      <w:numPr>
        <w:numId w:val="9"/>
      </w:numPr>
      <w:tabs>
        <w:tab w:val="left" w:pos="360"/>
      </w:tabs>
    </w:pPr>
  </w:style>
  <w:style w:type="paragraph" w:styleId="aff1">
    <w:name w:val="endnote text"/>
    <w:basedOn w:val="a3"/>
    <w:link w:val="Charc"/>
    <w:pPr>
      <w:snapToGrid w:val="0"/>
      <w:jc w:val="left"/>
    </w:pPr>
    <w:rPr>
      <w:rFonts w:ascii="Times New Roman" w:hAnsi="Times New Roman"/>
      <w:sz w:val="21"/>
    </w:rPr>
  </w:style>
  <w:style w:type="paragraph" w:styleId="aff9">
    <w:name w:val="Note Heading"/>
    <w:basedOn w:val="a3"/>
    <w:next w:val="a3"/>
    <w:pPr>
      <w:jc w:val="center"/>
    </w:pPr>
  </w:style>
  <w:style w:type="paragraph" w:styleId="80">
    <w:name w:val="toc 8"/>
    <w:basedOn w:val="a3"/>
    <w:next w:val="a3"/>
    <w:pPr>
      <w:ind w:left="1470"/>
      <w:jc w:val="left"/>
    </w:pPr>
    <w:rPr>
      <w:sz w:val="18"/>
      <w:szCs w:val="18"/>
    </w:rPr>
  </w:style>
  <w:style w:type="paragraph" w:styleId="affa">
    <w:name w:val="Body Text First Indent"/>
    <w:basedOn w:val="af4"/>
    <w:pPr>
      <w:ind w:firstLineChars="100" w:firstLine="420"/>
    </w:pPr>
  </w:style>
  <w:style w:type="paragraph" w:styleId="35">
    <w:name w:val="toc 3"/>
    <w:basedOn w:val="a3"/>
    <w:next w:val="a3"/>
    <w:uiPriority w:val="39"/>
    <w:pPr>
      <w:tabs>
        <w:tab w:val="left" w:pos="1260"/>
        <w:tab w:val="right" w:leader="dot" w:pos="9174"/>
      </w:tabs>
      <w:jc w:val="left"/>
    </w:pPr>
    <w:rPr>
      <w:i/>
      <w:iCs/>
      <w:sz w:val="20"/>
    </w:rPr>
  </w:style>
  <w:style w:type="paragraph" w:styleId="affb">
    <w:name w:val="annotation subject"/>
    <w:basedOn w:val="affc"/>
    <w:next w:val="affc"/>
    <w:rPr>
      <w:b/>
      <w:bCs/>
    </w:rPr>
  </w:style>
  <w:style w:type="paragraph" w:styleId="20">
    <w:name w:val="List Bullet 2"/>
    <w:basedOn w:val="a3"/>
    <w:pPr>
      <w:numPr>
        <w:numId w:val="10"/>
      </w:numPr>
      <w:tabs>
        <w:tab w:val="left" w:pos="780"/>
      </w:tabs>
    </w:pPr>
  </w:style>
  <w:style w:type="paragraph" w:styleId="30">
    <w:name w:val="List Number 3"/>
    <w:basedOn w:val="a3"/>
    <w:pPr>
      <w:numPr>
        <w:numId w:val="11"/>
      </w:numPr>
      <w:tabs>
        <w:tab w:val="left" w:pos="1200"/>
      </w:tabs>
    </w:pPr>
  </w:style>
  <w:style w:type="paragraph" w:styleId="affd">
    <w:name w:val="Closing"/>
    <w:basedOn w:val="a3"/>
    <w:pPr>
      <w:ind w:leftChars="2100" w:left="100"/>
    </w:pPr>
  </w:style>
  <w:style w:type="paragraph" w:styleId="affc">
    <w:name w:val="annotation text"/>
    <w:basedOn w:val="a3"/>
    <w:pPr>
      <w:jc w:val="left"/>
    </w:pPr>
  </w:style>
  <w:style w:type="paragraph" w:styleId="26">
    <w:name w:val="toc 2"/>
    <w:basedOn w:val="a3"/>
    <w:next w:val="a3"/>
    <w:uiPriority w:val="39"/>
    <w:pPr>
      <w:tabs>
        <w:tab w:val="left" w:pos="840"/>
        <w:tab w:val="right" w:leader="dot" w:pos="9174"/>
      </w:tabs>
      <w:ind w:leftChars="-1" w:left="-2" w:firstLine="1"/>
      <w:jc w:val="left"/>
    </w:pPr>
    <w:rPr>
      <w:smallCaps/>
      <w:sz w:val="20"/>
    </w:rPr>
  </w:style>
  <w:style w:type="paragraph" w:styleId="33">
    <w:name w:val="Body Text Indent 3"/>
    <w:basedOn w:val="a3"/>
    <w:link w:val="3Char1"/>
    <w:pPr>
      <w:spacing w:after="120"/>
      <w:ind w:leftChars="200" w:left="420"/>
    </w:pPr>
    <w:rPr>
      <w:rFonts w:ascii="Times New Roman" w:hAnsi="Times New Roman"/>
      <w:kern w:val="0"/>
      <w:sz w:val="16"/>
    </w:rPr>
  </w:style>
  <w:style w:type="paragraph" w:styleId="affe">
    <w:name w:val="List"/>
    <w:basedOn w:val="a3"/>
    <w:pPr>
      <w:ind w:left="200" w:hangingChars="200" w:hanging="200"/>
    </w:pPr>
  </w:style>
  <w:style w:type="paragraph" w:styleId="42">
    <w:name w:val="toc 4"/>
    <w:basedOn w:val="a3"/>
    <w:next w:val="a3"/>
    <w:pPr>
      <w:ind w:left="630"/>
      <w:jc w:val="left"/>
    </w:pPr>
    <w:rPr>
      <w:sz w:val="18"/>
      <w:szCs w:val="18"/>
    </w:rPr>
  </w:style>
  <w:style w:type="paragraph" w:styleId="af8">
    <w:name w:val="header"/>
    <w:basedOn w:val="a3"/>
    <w:link w:val="Char4"/>
    <w:pPr>
      <w:tabs>
        <w:tab w:val="center" w:pos="4153"/>
        <w:tab w:val="right" w:pos="8306"/>
      </w:tabs>
      <w:snapToGrid w:val="0"/>
      <w:jc w:val="center"/>
    </w:pPr>
    <w:rPr>
      <w:rFonts w:ascii="Calibri" w:hAnsi="Calibri"/>
      <w:sz w:val="18"/>
    </w:rPr>
  </w:style>
  <w:style w:type="paragraph" w:styleId="90">
    <w:name w:val="toc 9"/>
    <w:basedOn w:val="a3"/>
    <w:next w:val="a3"/>
    <w:pPr>
      <w:ind w:left="1680"/>
      <w:jc w:val="left"/>
    </w:pPr>
    <w:rPr>
      <w:sz w:val="18"/>
      <w:szCs w:val="18"/>
    </w:rPr>
  </w:style>
  <w:style w:type="paragraph" w:styleId="af9">
    <w:name w:val="footnote text"/>
    <w:basedOn w:val="a3"/>
    <w:link w:val="Char5"/>
    <w:pPr>
      <w:snapToGrid w:val="0"/>
      <w:jc w:val="left"/>
    </w:pPr>
    <w:rPr>
      <w:rFonts w:ascii="Times New Roman" w:hAnsi="Times New Roman"/>
      <w:sz w:val="18"/>
      <w:szCs w:val="18"/>
    </w:rPr>
  </w:style>
  <w:style w:type="paragraph" w:styleId="afff">
    <w:name w:val="Signature"/>
    <w:basedOn w:val="a3"/>
    <w:pPr>
      <w:ind w:leftChars="2100" w:left="100"/>
    </w:pPr>
  </w:style>
  <w:style w:type="paragraph" w:styleId="60">
    <w:name w:val="toc 6"/>
    <w:basedOn w:val="a3"/>
    <w:next w:val="a3"/>
    <w:pPr>
      <w:ind w:left="1050"/>
      <w:jc w:val="left"/>
    </w:pPr>
    <w:rPr>
      <w:sz w:val="18"/>
      <w:szCs w:val="18"/>
    </w:rPr>
  </w:style>
  <w:style w:type="paragraph" w:styleId="af6">
    <w:name w:val="Subtitle"/>
    <w:basedOn w:val="a3"/>
    <w:link w:val="Char2"/>
    <w:qFormat/>
    <w:pPr>
      <w:autoSpaceDE w:val="0"/>
      <w:autoSpaceDN w:val="0"/>
      <w:adjustRightInd w:val="0"/>
      <w:jc w:val="center"/>
    </w:pPr>
    <w:rPr>
      <w:rFonts w:ascii="Times New Roman" w:hAnsi="Times New Roman"/>
      <w:color w:val="000000"/>
      <w:kern w:val="0"/>
      <w:sz w:val="32"/>
    </w:rPr>
  </w:style>
  <w:style w:type="paragraph" w:styleId="11">
    <w:name w:val="toc 1"/>
    <w:basedOn w:val="a3"/>
    <w:next w:val="a3"/>
    <w:uiPriority w:val="39"/>
    <w:qFormat/>
    <w:pPr>
      <w:tabs>
        <w:tab w:val="right" w:leader="dot" w:pos="9174"/>
      </w:tabs>
      <w:spacing w:before="120" w:after="120"/>
      <w:ind w:firstLineChars="0" w:firstLine="0"/>
      <w:jc w:val="left"/>
    </w:pPr>
    <w:rPr>
      <w:bCs/>
      <w:caps/>
    </w:rPr>
  </w:style>
  <w:style w:type="paragraph" w:styleId="54">
    <w:name w:val="List 5"/>
    <w:basedOn w:val="a3"/>
    <w:pPr>
      <w:ind w:leftChars="800" w:left="100" w:hangingChars="200" w:hanging="200"/>
    </w:pPr>
  </w:style>
  <w:style w:type="paragraph" w:styleId="50">
    <w:name w:val="List Number 5"/>
    <w:basedOn w:val="a3"/>
    <w:pPr>
      <w:numPr>
        <w:numId w:val="12"/>
      </w:numPr>
      <w:tabs>
        <w:tab w:val="left" w:pos="2040"/>
      </w:tabs>
    </w:pPr>
  </w:style>
  <w:style w:type="paragraph" w:styleId="43">
    <w:name w:val="List Continue 4"/>
    <w:basedOn w:val="a3"/>
    <w:pPr>
      <w:spacing w:after="120"/>
      <w:ind w:leftChars="800" w:left="1680"/>
    </w:pPr>
  </w:style>
  <w:style w:type="paragraph" w:styleId="23">
    <w:name w:val="Body Text 2"/>
    <w:basedOn w:val="a3"/>
    <w:link w:val="2Char1"/>
    <w:pPr>
      <w:spacing w:after="120" w:line="480" w:lineRule="auto"/>
    </w:pPr>
    <w:rPr>
      <w:rFonts w:ascii="Times New Roman" w:hAnsi="Times New Roman"/>
      <w:kern w:val="0"/>
      <w:sz w:val="20"/>
    </w:rPr>
  </w:style>
  <w:style w:type="paragraph" w:styleId="44">
    <w:name w:val="List 4"/>
    <w:basedOn w:val="a3"/>
    <w:pPr>
      <w:ind w:leftChars="600" w:left="100" w:hangingChars="200" w:hanging="200"/>
    </w:pPr>
  </w:style>
  <w:style w:type="paragraph" w:styleId="27">
    <w:name w:val="List Continue 2"/>
    <w:basedOn w:val="a3"/>
    <w:pPr>
      <w:spacing w:after="120"/>
      <w:ind w:leftChars="400" w:left="840"/>
    </w:pPr>
  </w:style>
  <w:style w:type="paragraph" w:styleId="afff0">
    <w:name w:val="Message Header"/>
    <w:basedOn w:val="a3"/>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HTML8">
    <w:name w:val="HTML Preformatted"/>
    <w:basedOn w:val="a3"/>
    <w:rPr>
      <w:rFonts w:ascii="Courier New" w:hAnsi="Courier New" w:cs="Courier New"/>
      <w:sz w:val="20"/>
    </w:rPr>
  </w:style>
  <w:style w:type="paragraph" w:styleId="afff1">
    <w:name w:val="Normal (Web)"/>
    <w:basedOn w:val="a3"/>
    <w:pPr>
      <w:widowControl/>
      <w:spacing w:before="100" w:beforeAutospacing="1" w:after="100" w:afterAutospacing="1"/>
      <w:jc w:val="left"/>
    </w:pPr>
    <w:rPr>
      <w:kern w:val="0"/>
      <w:sz w:val="18"/>
    </w:rPr>
  </w:style>
  <w:style w:type="paragraph" w:styleId="36">
    <w:name w:val="List Continue 3"/>
    <w:basedOn w:val="a3"/>
    <w:pPr>
      <w:spacing w:after="120"/>
      <w:ind w:leftChars="600" w:left="1260"/>
    </w:pPr>
  </w:style>
  <w:style w:type="paragraph" w:styleId="afc">
    <w:name w:val="Title"/>
    <w:basedOn w:val="a3"/>
    <w:next w:val="a3"/>
    <w:link w:val="Char7"/>
    <w:qFormat/>
    <w:pPr>
      <w:spacing w:before="240" w:after="60"/>
      <w:jc w:val="center"/>
      <w:outlineLvl w:val="0"/>
    </w:pPr>
    <w:rPr>
      <w:rFonts w:ascii="Cambria" w:hAnsi="Cambria"/>
      <w:b/>
      <w:bCs/>
      <w:kern w:val="0"/>
      <w:sz w:val="32"/>
      <w:szCs w:val="32"/>
    </w:rPr>
  </w:style>
  <w:style w:type="paragraph" w:customStyle="1" w:styleId="afff2">
    <w:name w:val="承诺书"/>
    <w:basedOn w:val="a3"/>
    <w:pPr>
      <w:widowControl/>
      <w:jc w:val="center"/>
    </w:pPr>
    <w:rPr>
      <w:sz w:val="32"/>
      <w:szCs w:val="32"/>
    </w:rPr>
  </w:style>
  <w:style w:type="paragraph" w:styleId="TOC">
    <w:name w:val="TOC Heading"/>
    <w:basedOn w:val="1"/>
    <w:next w:val="a3"/>
    <w:uiPriority w:val="39"/>
    <w:qFormat/>
    <w:pPr>
      <w:keepLines/>
      <w:widowControl/>
      <w:spacing w:before="480" w:line="276" w:lineRule="auto"/>
      <w:outlineLvl w:val="9"/>
    </w:pPr>
    <w:rPr>
      <w:rFonts w:ascii="Cambria" w:eastAsia="宋体" w:hAnsi="Cambria"/>
      <w:bCs/>
      <w:color w:val="365F91"/>
      <w:kern w:val="0"/>
      <w:szCs w:val="28"/>
    </w:rPr>
  </w:style>
  <w:style w:type="paragraph" w:customStyle="1" w:styleId="28">
    <w:name w:val="目录标题2"/>
    <w:basedOn w:val="a3"/>
    <w:pPr>
      <w:ind w:firstLineChars="0" w:firstLine="0"/>
      <w:jc w:val="left"/>
    </w:pPr>
  </w:style>
  <w:style w:type="paragraph" w:styleId="afff3">
    <w:name w:val="Revision"/>
    <w:uiPriority w:val="99"/>
    <w:semiHidden/>
    <w:rPr>
      <w:rFonts w:ascii="宋体" w:hAnsi="宋体"/>
      <w:kern w:val="2"/>
      <w:sz w:val="24"/>
    </w:rPr>
  </w:style>
  <w:style w:type="paragraph" w:customStyle="1" w:styleId="afff4">
    <w:name w:val="==正文"/>
    <w:qFormat/>
    <w:pPr>
      <w:spacing w:line="360" w:lineRule="auto"/>
      <w:ind w:firstLineChars="200" w:firstLine="200"/>
      <w:jc w:val="both"/>
    </w:pPr>
    <w:rPr>
      <w:rFonts w:ascii="Times New Roman" w:hAnsi="Times New Roman"/>
      <w:kern w:val="2"/>
      <w:sz w:val="24"/>
      <w:szCs w:val="24"/>
    </w:rPr>
  </w:style>
  <w:style w:type="paragraph" w:customStyle="1" w:styleId="afff5">
    <w:name w:val="学生承诺书"/>
    <w:basedOn w:val="afc"/>
    <w:pPr>
      <w:spacing w:before="0" w:after="0"/>
    </w:pPr>
    <w:rPr>
      <w:rFonts w:ascii="黑体" w:hAnsi="宋体"/>
      <w:szCs w:val="28"/>
    </w:rPr>
  </w:style>
  <w:style w:type="paragraph" w:customStyle="1" w:styleId="afff6">
    <w:name w:val="目录最终版"/>
    <w:pPr>
      <w:spacing w:line="360" w:lineRule="auto"/>
    </w:pPr>
    <w:rPr>
      <w:sz w:val="24"/>
    </w:rPr>
  </w:style>
  <w:style w:type="paragraph" w:customStyle="1" w:styleId="afff7">
    <w:name w:val="论文——正文"/>
    <w:basedOn w:val="a3"/>
    <w:qFormat/>
    <w:pPr>
      <w:ind w:firstLine="200"/>
      <w:jc w:val="left"/>
    </w:pPr>
    <w:rPr>
      <w:rFonts w:ascii="Calibri" w:hAnsi="Calibri"/>
      <w:szCs w:val="22"/>
    </w:rPr>
  </w:style>
  <w:style w:type="paragraph" w:customStyle="1" w:styleId="afff8">
    <w:name w:val="英文摘要题目"/>
    <w:basedOn w:val="a3"/>
    <w:pPr>
      <w:jc w:val="center"/>
    </w:pPr>
    <w:rPr>
      <w:rFonts w:eastAsia="Times New Roman"/>
      <w:b/>
      <w:sz w:val="30"/>
      <w:szCs w:val="24"/>
    </w:rPr>
  </w:style>
  <w:style w:type="paragraph" w:customStyle="1" w:styleId="af1">
    <w:name w:val="图表"/>
    <w:basedOn w:val="a3"/>
    <w:link w:val="CharChar"/>
    <w:pPr>
      <w:jc w:val="center"/>
    </w:pPr>
    <w:rPr>
      <w:rFonts w:ascii="黑体" w:eastAsia="黑体" w:hAnsi="黑体"/>
      <w:kern w:val="0"/>
      <w:sz w:val="21"/>
    </w:rPr>
  </w:style>
  <w:style w:type="paragraph" w:customStyle="1" w:styleId="afa">
    <w:name w:val="过程手册正文"/>
    <w:basedOn w:val="a3"/>
    <w:link w:val="Char6"/>
    <w:qFormat/>
    <w:pPr>
      <w:ind w:firstLine="200"/>
    </w:pPr>
    <w:rPr>
      <w:rFonts w:ascii="Calibri" w:hAnsi="Calibri"/>
      <w:kern w:val="0"/>
    </w:rPr>
  </w:style>
  <w:style w:type="paragraph" w:customStyle="1" w:styleId="afff9">
    <w:name w:val="中文摘要正文"/>
    <w:basedOn w:val="a3"/>
    <w:pPr>
      <w:ind w:firstLine="200"/>
    </w:pPr>
    <w:rPr>
      <w:szCs w:val="24"/>
    </w:rPr>
  </w:style>
  <w:style w:type="paragraph" w:customStyle="1" w:styleId="37">
    <w:name w:val="目录标题3"/>
    <w:basedOn w:val="a3"/>
    <w:pPr>
      <w:ind w:firstLineChars="0" w:firstLine="0"/>
      <w:jc w:val="left"/>
    </w:pPr>
  </w:style>
  <w:style w:type="paragraph" w:customStyle="1" w:styleId="a2">
    <w:name w:val="编号二级标题"/>
    <w:basedOn w:val="2"/>
    <w:link w:val="CharChar0"/>
    <w:pPr>
      <w:numPr>
        <w:numId w:val="13"/>
      </w:numPr>
      <w:tabs>
        <w:tab w:val="left" w:pos="567"/>
      </w:tabs>
    </w:pPr>
    <w:rPr>
      <w:bCs/>
      <w:szCs w:val="32"/>
    </w:rPr>
  </w:style>
  <w:style w:type="paragraph" w:customStyle="1" w:styleId="12">
    <w:name w:val="样式1"/>
    <w:basedOn w:val="af4"/>
    <w:pPr>
      <w:spacing w:after="0" w:line="400" w:lineRule="exact"/>
    </w:pPr>
    <w:rPr>
      <w:sz w:val="28"/>
    </w:rPr>
  </w:style>
  <w:style w:type="paragraph" w:customStyle="1" w:styleId="af5">
    <w:name w:val="论文正文"/>
    <w:basedOn w:val="a3"/>
    <w:link w:val="CharChar1"/>
    <w:pPr>
      <w:ind w:firstLine="200"/>
    </w:pPr>
    <w:rPr>
      <w:color w:val="000000"/>
      <w:kern w:val="0"/>
    </w:rPr>
  </w:style>
  <w:style w:type="paragraph" w:customStyle="1" w:styleId="10">
    <w:name w:val="编号三级标题1"/>
    <w:basedOn w:val="1"/>
    <w:pPr>
      <w:numPr>
        <w:ilvl w:val="2"/>
        <w:numId w:val="14"/>
      </w:numPr>
      <w:tabs>
        <w:tab w:val="clear" w:pos="567"/>
        <w:tab w:val="left" w:pos="680"/>
      </w:tabs>
      <w:spacing w:before="120" w:after="120"/>
    </w:pPr>
    <w:rPr>
      <w:rFonts w:ascii="Times New Roman" w:eastAsia="楷体_GB2312" w:hAnsi="Times New Roman"/>
      <w:b/>
      <w:bCs/>
      <w:sz w:val="24"/>
      <w:szCs w:val="32"/>
    </w:rPr>
  </w:style>
  <w:style w:type="paragraph" w:customStyle="1" w:styleId="afffa">
    <w:name w:val="评定表"/>
    <w:basedOn w:val="afc"/>
    <w:rPr>
      <w:rFonts w:ascii="黑体" w:hAnsi="宋体"/>
      <w:sz w:val="30"/>
      <w:szCs w:val="28"/>
    </w:rPr>
  </w:style>
  <w:style w:type="paragraph" w:customStyle="1" w:styleId="afb">
    <w:name w:val="毕业设计（论文）正文"/>
    <w:basedOn w:val="a3"/>
    <w:link w:val="CharChar2"/>
    <w:pPr>
      <w:adjustRightInd w:val="0"/>
      <w:snapToGrid w:val="0"/>
      <w:spacing w:line="300" w:lineRule="auto"/>
      <w:ind w:firstLine="480"/>
    </w:pPr>
    <w:rPr>
      <w:rFonts w:ascii="Calibri" w:hAnsi="Calibri"/>
      <w:color w:val="000000"/>
      <w:kern w:val="0"/>
    </w:rPr>
  </w:style>
  <w:style w:type="paragraph" w:customStyle="1" w:styleId="afffb">
    <w:name w:val="毕业设计（论文）参考文献正文"/>
    <w:basedOn w:val="a3"/>
    <w:pPr>
      <w:adjustRightInd w:val="0"/>
      <w:snapToGrid w:val="0"/>
      <w:spacing w:line="300" w:lineRule="auto"/>
      <w:ind w:left="530" w:hanging="530"/>
    </w:pPr>
  </w:style>
  <w:style w:type="paragraph" w:customStyle="1" w:styleId="afffc">
    <w:name w:val="编号三级标题"/>
    <w:basedOn w:val="3"/>
    <w:pPr>
      <w:numPr>
        <w:ilvl w:val="0"/>
        <w:numId w:val="0"/>
      </w:numPr>
      <w:tabs>
        <w:tab w:val="left" w:pos="680"/>
      </w:tabs>
      <w:ind w:left="1418" w:hanging="1418"/>
    </w:pPr>
    <w:rPr>
      <w:rFonts w:ascii="Times New Roman" w:eastAsia="楷体_GB2312" w:hAnsi="Times New Roman"/>
      <w:b/>
      <w:bCs/>
      <w:kern w:val="2"/>
      <w:szCs w:val="32"/>
    </w:rPr>
  </w:style>
  <w:style w:type="paragraph" w:customStyle="1" w:styleId="aff0">
    <w:name w:val="文本正文"/>
    <w:basedOn w:val="a3"/>
    <w:link w:val="CharChar3"/>
    <w:pPr>
      <w:ind w:firstLine="200"/>
    </w:pPr>
    <w:rPr>
      <w:rFonts w:ascii="Calibri" w:hAnsi="Calibri"/>
      <w:szCs w:val="24"/>
    </w:rPr>
  </w:style>
  <w:style w:type="paragraph" w:styleId="afffd">
    <w:name w:val="List Paragraph"/>
    <w:basedOn w:val="a3"/>
    <w:uiPriority w:val="99"/>
    <w:qFormat/>
    <w:rsid w:val="00BA0C1C"/>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image" Target="media/image14.png"/><Relationship Id="rId21" Type="http://schemas.openxmlformats.org/officeDocument/2006/relationships/hyperlink" Target="http://baike.baidu.com/view/600142.htm" TargetMode="External"/><Relationship Id="rId34" Type="http://schemas.openxmlformats.org/officeDocument/2006/relationships/hyperlink" Target="http://www.itisedu.com/phrase/200602271218062.html" TargetMode="External"/><Relationship Id="rId42" Type="http://schemas.openxmlformats.org/officeDocument/2006/relationships/image" Target="media/image17.jpeg"/><Relationship Id="rId47" Type="http://schemas.openxmlformats.org/officeDocument/2006/relationships/hyperlink" Target="http://baike.baidu.com/view/99.htm" TargetMode="External"/><Relationship Id="rId50" Type="http://schemas.openxmlformats.org/officeDocument/2006/relationships/hyperlink" Target="http://baike.baidu.com/view/4549557.htm" TargetMode="External"/><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baike.baidu.com/view/111493.htm" TargetMode="External"/><Relationship Id="rId29" Type="http://schemas.openxmlformats.org/officeDocument/2006/relationships/oleObject" Target="embeddings/oleObject1.bin"/><Relationship Id="rId41" Type="http://schemas.openxmlformats.org/officeDocument/2006/relationships/image" Target="media/image16.png"/><Relationship Id="rId54" Type="http://schemas.openxmlformats.org/officeDocument/2006/relationships/image" Target="media/image2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0.jpeg"/><Relationship Id="rId37" Type="http://schemas.openxmlformats.org/officeDocument/2006/relationships/oleObject" Target="embeddings/oleObject2.bin"/><Relationship Id="rId40" Type="http://schemas.openxmlformats.org/officeDocument/2006/relationships/image" Target="media/image15.png"/><Relationship Id="rId45" Type="http://schemas.openxmlformats.org/officeDocument/2006/relationships/hyperlink" Target="http://baike.baidu.com/view/29.htm" TargetMode="Externa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hyperlink" Target="http://baike.baidu.com/view/411272.htm" TargetMode="External"/><Relationship Id="rId28" Type="http://schemas.openxmlformats.org/officeDocument/2006/relationships/image" Target="media/image9.emf"/><Relationship Id="rId36" Type="http://schemas.openxmlformats.org/officeDocument/2006/relationships/image" Target="media/image12.emf"/><Relationship Id="rId49" Type="http://schemas.openxmlformats.org/officeDocument/2006/relationships/hyperlink" Target="http://baike.baidu.com/view/1507.htm" TargetMode="External"/><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hyperlink" Target="http://baike.baidu.com/view/551728.htm" TargetMode="External"/><Relationship Id="rId44" Type="http://schemas.openxmlformats.org/officeDocument/2006/relationships/hyperlink" Target="http://baike.baidu.com/view/21087.htm" TargetMode="External"/><Relationship Id="rId52" Type="http://schemas.openxmlformats.org/officeDocument/2006/relationships/image" Target="media/image19.png"/><Relationship Id="rId60"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yperlink" Target="http://baike.baidu.com/view/420833.htm" TargetMode="External"/><Relationship Id="rId27" Type="http://schemas.openxmlformats.org/officeDocument/2006/relationships/image" Target="media/image8.png"/><Relationship Id="rId30" Type="http://schemas.openxmlformats.org/officeDocument/2006/relationships/hyperlink" Target="http://baike.baidu.com/view/1659.htm" TargetMode="External"/><Relationship Id="rId35" Type="http://schemas.openxmlformats.org/officeDocument/2006/relationships/image" Target="media/image11.png"/><Relationship Id="rId43" Type="http://schemas.openxmlformats.org/officeDocument/2006/relationships/hyperlink" Target="http://baike.baidu.com/view/10075.htm" TargetMode="External"/><Relationship Id="rId48" Type="http://schemas.openxmlformats.org/officeDocument/2006/relationships/hyperlink" Target="http://baike.baidu.com/view/34.htm" TargetMode="External"/><Relationship Id="rId56" Type="http://schemas.openxmlformats.org/officeDocument/2006/relationships/image" Target="media/image23.png"/><Relationship Id="rId8" Type="http://schemas.openxmlformats.org/officeDocument/2006/relationships/header" Target="header1.xm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www.itisedu.com/phrase/200603011123415.html" TargetMode="External"/><Relationship Id="rId38" Type="http://schemas.openxmlformats.org/officeDocument/2006/relationships/image" Target="media/image13.png"/><Relationship Id="rId46" Type="http://schemas.openxmlformats.org/officeDocument/2006/relationships/hyperlink" Target="http://baike.baidu.com/view/46614.htm" TargetMode="External"/><Relationship Id="rId5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sm\Desktop\201211314108_&#38472;&#23432;&#35980;&#35770;&#25991;_&#21021;&#31295;1.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23F8B-7545-41A0-A29F-8221C9F54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201211314108_陈守貌论文_初稿1.8.dot</Template>
  <TotalTime>0</TotalTime>
  <Pages>41</Pages>
  <Words>3638</Words>
  <Characters>20742</Characters>
  <Application>Microsoft Office Word</Application>
  <DocSecurity>0</DocSecurity>
  <PresentationFormat/>
  <Lines>172</Lines>
  <Paragraphs>48</Paragraphs>
  <Slides>0</Slides>
  <Notes>0</Notes>
  <HiddenSlides>0</HiddenSlides>
  <MMClips>0</MMClips>
  <ScaleCrop>false</ScaleCrop>
  <Manager/>
  <Company>CHINA</Company>
  <LinksUpToDate>false</LinksUpToDate>
  <CharactersWithSpaces>24332</CharactersWithSpaces>
  <SharedDoc>false</SharedDoc>
  <HLinks>
    <vt:vector size="384" baseType="variant">
      <vt:variant>
        <vt:i4>6946866</vt:i4>
      </vt:variant>
      <vt:variant>
        <vt:i4>342</vt:i4>
      </vt:variant>
      <vt:variant>
        <vt:i4>0</vt:i4>
      </vt:variant>
      <vt:variant>
        <vt:i4>5</vt:i4>
      </vt:variant>
      <vt:variant>
        <vt:lpwstr>http://baike.baidu.com/view/4549557.htm</vt:lpwstr>
      </vt:variant>
      <vt:variant>
        <vt:lpwstr/>
      </vt:variant>
      <vt:variant>
        <vt:i4>917507</vt:i4>
      </vt:variant>
      <vt:variant>
        <vt:i4>339</vt:i4>
      </vt:variant>
      <vt:variant>
        <vt:i4>0</vt:i4>
      </vt:variant>
      <vt:variant>
        <vt:i4>5</vt:i4>
      </vt:variant>
      <vt:variant>
        <vt:lpwstr>http://baike.baidu.com/view/1507.htm</vt:lpwstr>
      </vt:variant>
      <vt:variant>
        <vt:lpwstr/>
      </vt:variant>
      <vt:variant>
        <vt:i4>3670065</vt:i4>
      </vt:variant>
      <vt:variant>
        <vt:i4>336</vt:i4>
      </vt:variant>
      <vt:variant>
        <vt:i4>0</vt:i4>
      </vt:variant>
      <vt:variant>
        <vt:i4>5</vt:i4>
      </vt:variant>
      <vt:variant>
        <vt:lpwstr>http://baike.baidu.com/view/34.htm</vt:lpwstr>
      </vt:variant>
      <vt:variant>
        <vt:lpwstr/>
      </vt:variant>
      <vt:variant>
        <vt:i4>3473467</vt:i4>
      </vt:variant>
      <vt:variant>
        <vt:i4>333</vt:i4>
      </vt:variant>
      <vt:variant>
        <vt:i4>0</vt:i4>
      </vt:variant>
      <vt:variant>
        <vt:i4>5</vt:i4>
      </vt:variant>
      <vt:variant>
        <vt:lpwstr>http://baike.baidu.com/view/99.htm</vt:lpwstr>
      </vt:variant>
      <vt:variant>
        <vt:lpwstr/>
      </vt:variant>
      <vt:variant>
        <vt:i4>5505030</vt:i4>
      </vt:variant>
      <vt:variant>
        <vt:i4>330</vt:i4>
      </vt:variant>
      <vt:variant>
        <vt:i4>0</vt:i4>
      </vt:variant>
      <vt:variant>
        <vt:i4>5</vt:i4>
      </vt:variant>
      <vt:variant>
        <vt:lpwstr>http://baike.baidu.com/view/46614.htm</vt:lpwstr>
      </vt:variant>
      <vt:variant>
        <vt:lpwstr/>
      </vt:variant>
      <vt:variant>
        <vt:i4>3473456</vt:i4>
      </vt:variant>
      <vt:variant>
        <vt:i4>327</vt:i4>
      </vt:variant>
      <vt:variant>
        <vt:i4>0</vt:i4>
      </vt:variant>
      <vt:variant>
        <vt:i4>5</vt:i4>
      </vt:variant>
      <vt:variant>
        <vt:lpwstr>http://baike.baidu.com/view/29.htm</vt:lpwstr>
      </vt:variant>
      <vt:variant>
        <vt:lpwstr/>
      </vt:variant>
      <vt:variant>
        <vt:i4>5898245</vt:i4>
      </vt:variant>
      <vt:variant>
        <vt:i4>324</vt:i4>
      </vt:variant>
      <vt:variant>
        <vt:i4>0</vt:i4>
      </vt:variant>
      <vt:variant>
        <vt:i4>5</vt:i4>
      </vt:variant>
      <vt:variant>
        <vt:lpwstr>http://baike.baidu.com/view/21087.htm</vt:lpwstr>
      </vt:variant>
      <vt:variant>
        <vt:lpwstr/>
      </vt:variant>
      <vt:variant>
        <vt:i4>5505028</vt:i4>
      </vt:variant>
      <vt:variant>
        <vt:i4>321</vt:i4>
      </vt:variant>
      <vt:variant>
        <vt:i4>0</vt:i4>
      </vt:variant>
      <vt:variant>
        <vt:i4>5</vt:i4>
      </vt:variant>
      <vt:variant>
        <vt:lpwstr>http://baike.baidu.com/view/10075.htm</vt:lpwstr>
      </vt:variant>
      <vt:variant>
        <vt:lpwstr/>
      </vt:variant>
      <vt:variant>
        <vt:i4>6422582</vt:i4>
      </vt:variant>
      <vt:variant>
        <vt:i4>315</vt:i4>
      </vt:variant>
      <vt:variant>
        <vt:i4>0</vt:i4>
      </vt:variant>
      <vt:variant>
        <vt:i4>5</vt:i4>
      </vt:variant>
      <vt:variant>
        <vt:lpwstr>http://www.itisedu.com/phrase/200602271218062.html</vt:lpwstr>
      </vt:variant>
      <vt:variant>
        <vt:lpwstr/>
      </vt:variant>
      <vt:variant>
        <vt:i4>6946868</vt:i4>
      </vt:variant>
      <vt:variant>
        <vt:i4>312</vt:i4>
      </vt:variant>
      <vt:variant>
        <vt:i4>0</vt:i4>
      </vt:variant>
      <vt:variant>
        <vt:i4>5</vt:i4>
      </vt:variant>
      <vt:variant>
        <vt:lpwstr>http://www.itisedu.com/phrase/200603011123415.html</vt:lpwstr>
      </vt:variant>
      <vt:variant>
        <vt:lpwstr/>
      </vt:variant>
      <vt:variant>
        <vt:i4>3538996</vt:i4>
      </vt:variant>
      <vt:variant>
        <vt:i4>309</vt:i4>
      </vt:variant>
      <vt:variant>
        <vt:i4>0</vt:i4>
      </vt:variant>
      <vt:variant>
        <vt:i4>5</vt:i4>
      </vt:variant>
      <vt:variant>
        <vt:lpwstr>http://baike.baidu.com/view/551728.htm</vt:lpwstr>
      </vt:variant>
      <vt:variant>
        <vt:lpwstr/>
      </vt:variant>
      <vt:variant>
        <vt:i4>196614</vt:i4>
      </vt:variant>
      <vt:variant>
        <vt:i4>306</vt:i4>
      </vt:variant>
      <vt:variant>
        <vt:i4>0</vt:i4>
      </vt:variant>
      <vt:variant>
        <vt:i4>5</vt:i4>
      </vt:variant>
      <vt:variant>
        <vt:lpwstr>http://baike.baidu.com/view/1659.htm</vt:lpwstr>
      </vt:variant>
      <vt:variant>
        <vt:lpwstr/>
      </vt:variant>
      <vt:variant>
        <vt:i4>3997744</vt:i4>
      </vt:variant>
      <vt:variant>
        <vt:i4>300</vt:i4>
      </vt:variant>
      <vt:variant>
        <vt:i4>0</vt:i4>
      </vt:variant>
      <vt:variant>
        <vt:i4>5</vt:i4>
      </vt:variant>
      <vt:variant>
        <vt:lpwstr>http://baike.baidu.com/view/411272.htm</vt:lpwstr>
      </vt:variant>
      <vt:variant>
        <vt:lpwstr/>
      </vt:variant>
      <vt:variant>
        <vt:i4>3473461</vt:i4>
      </vt:variant>
      <vt:variant>
        <vt:i4>297</vt:i4>
      </vt:variant>
      <vt:variant>
        <vt:i4>0</vt:i4>
      </vt:variant>
      <vt:variant>
        <vt:i4>5</vt:i4>
      </vt:variant>
      <vt:variant>
        <vt:lpwstr>http://baike.baidu.com/view/420833.htm</vt:lpwstr>
      </vt:variant>
      <vt:variant>
        <vt:lpwstr/>
      </vt:variant>
      <vt:variant>
        <vt:i4>4128816</vt:i4>
      </vt:variant>
      <vt:variant>
        <vt:i4>294</vt:i4>
      </vt:variant>
      <vt:variant>
        <vt:i4>0</vt:i4>
      </vt:variant>
      <vt:variant>
        <vt:i4>5</vt:i4>
      </vt:variant>
      <vt:variant>
        <vt:lpwstr>http://baike.baidu.com/view/600142.htm</vt:lpwstr>
      </vt:variant>
      <vt:variant>
        <vt:lpwstr/>
      </vt:variant>
      <vt:variant>
        <vt:i4>3801147</vt:i4>
      </vt:variant>
      <vt:variant>
        <vt:i4>291</vt:i4>
      </vt:variant>
      <vt:variant>
        <vt:i4>0</vt:i4>
      </vt:variant>
      <vt:variant>
        <vt:i4>5</vt:i4>
      </vt:variant>
      <vt:variant>
        <vt:lpwstr>http://baike.baidu.com/view/111493.htm</vt:lpwstr>
      </vt:variant>
      <vt:variant>
        <vt:lpwstr/>
      </vt:variant>
      <vt:variant>
        <vt:i4>1703995</vt:i4>
      </vt:variant>
      <vt:variant>
        <vt:i4>284</vt:i4>
      </vt:variant>
      <vt:variant>
        <vt:i4>0</vt:i4>
      </vt:variant>
      <vt:variant>
        <vt:i4>5</vt:i4>
      </vt:variant>
      <vt:variant>
        <vt:lpwstr/>
      </vt:variant>
      <vt:variant>
        <vt:lpwstr>_Toc448871007</vt:lpwstr>
      </vt:variant>
      <vt:variant>
        <vt:i4>1703995</vt:i4>
      </vt:variant>
      <vt:variant>
        <vt:i4>278</vt:i4>
      </vt:variant>
      <vt:variant>
        <vt:i4>0</vt:i4>
      </vt:variant>
      <vt:variant>
        <vt:i4>5</vt:i4>
      </vt:variant>
      <vt:variant>
        <vt:lpwstr/>
      </vt:variant>
      <vt:variant>
        <vt:lpwstr>_Toc448871006</vt:lpwstr>
      </vt:variant>
      <vt:variant>
        <vt:i4>1703995</vt:i4>
      </vt:variant>
      <vt:variant>
        <vt:i4>272</vt:i4>
      </vt:variant>
      <vt:variant>
        <vt:i4>0</vt:i4>
      </vt:variant>
      <vt:variant>
        <vt:i4>5</vt:i4>
      </vt:variant>
      <vt:variant>
        <vt:lpwstr/>
      </vt:variant>
      <vt:variant>
        <vt:lpwstr>_Toc448871005</vt:lpwstr>
      </vt:variant>
      <vt:variant>
        <vt:i4>1703995</vt:i4>
      </vt:variant>
      <vt:variant>
        <vt:i4>266</vt:i4>
      </vt:variant>
      <vt:variant>
        <vt:i4>0</vt:i4>
      </vt:variant>
      <vt:variant>
        <vt:i4>5</vt:i4>
      </vt:variant>
      <vt:variant>
        <vt:lpwstr/>
      </vt:variant>
      <vt:variant>
        <vt:lpwstr>_Toc448871004</vt:lpwstr>
      </vt:variant>
      <vt:variant>
        <vt:i4>1703995</vt:i4>
      </vt:variant>
      <vt:variant>
        <vt:i4>260</vt:i4>
      </vt:variant>
      <vt:variant>
        <vt:i4>0</vt:i4>
      </vt:variant>
      <vt:variant>
        <vt:i4>5</vt:i4>
      </vt:variant>
      <vt:variant>
        <vt:lpwstr/>
      </vt:variant>
      <vt:variant>
        <vt:lpwstr>_Toc448871003</vt:lpwstr>
      </vt:variant>
      <vt:variant>
        <vt:i4>1703995</vt:i4>
      </vt:variant>
      <vt:variant>
        <vt:i4>254</vt:i4>
      </vt:variant>
      <vt:variant>
        <vt:i4>0</vt:i4>
      </vt:variant>
      <vt:variant>
        <vt:i4>5</vt:i4>
      </vt:variant>
      <vt:variant>
        <vt:lpwstr/>
      </vt:variant>
      <vt:variant>
        <vt:lpwstr>_Toc448871002</vt:lpwstr>
      </vt:variant>
      <vt:variant>
        <vt:i4>1703995</vt:i4>
      </vt:variant>
      <vt:variant>
        <vt:i4>248</vt:i4>
      </vt:variant>
      <vt:variant>
        <vt:i4>0</vt:i4>
      </vt:variant>
      <vt:variant>
        <vt:i4>5</vt:i4>
      </vt:variant>
      <vt:variant>
        <vt:lpwstr/>
      </vt:variant>
      <vt:variant>
        <vt:lpwstr>_Toc448871001</vt:lpwstr>
      </vt:variant>
      <vt:variant>
        <vt:i4>1703995</vt:i4>
      </vt:variant>
      <vt:variant>
        <vt:i4>242</vt:i4>
      </vt:variant>
      <vt:variant>
        <vt:i4>0</vt:i4>
      </vt:variant>
      <vt:variant>
        <vt:i4>5</vt:i4>
      </vt:variant>
      <vt:variant>
        <vt:lpwstr/>
      </vt:variant>
      <vt:variant>
        <vt:lpwstr>_Toc448871000</vt:lpwstr>
      </vt:variant>
      <vt:variant>
        <vt:i4>1179698</vt:i4>
      </vt:variant>
      <vt:variant>
        <vt:i4>236</vt:i4>
      </vt:variant>
      <vt:variant>
        <vt:i4>0</vt:i4>
      </vt:variant>
      <vt:variant>
        <vt:i4>5</vt:i4>
      </vt:variant>
      <vt:variant>
        <vt:lpwstr/>
      </vt:variant>
      <vt:variant>
        <vt:lpwstr>_Toc448870999</vt:lpwstr>
      </vt:variant>
      <vt:variant>
        <vt:i4>1179698</vt:i4>
      </vt:variant>
      <vt:variant>
        <vt:i4>230</vt:i4>
      </vt:variant>
      <vt:variant>
        <vt:i4>0</vt:i4>
      </vt:variant>
      <vt:variant>
        <vt:i4>5</vt:i4>
      </vt:variant>
      <vt:variant>
        <vt:lpwstr/>
      </vt:variant>
      <vt:variant>
        <vt:lpwstr>_Toc448870998</vt:lpwstr>
      </vt:variant>
      <vt:variant>
        <vt:i4>1179698</vt:i4>
      </vt:variant>
      <vt:variant>
        <vt:i4>224</vt:i4>
      </vt:variant>
      <vt:variant>
        <vt:i4>0</vt:i4>
      </vt:variant>
      <vt:variant>
        <vt:i4>5</vt:i4>
      </vt:variant>
      <vt:variant>
        <vt:lpwstr/>
      </vt:variant>
      <vt:variant>
        <vt:lpwstr>_Toc448870997</vt:lpwstr>
      </vt:variant>
      <vt:variant>
        <vt:i4>1179698</vt:i4>
      </vt:variant>
      <vt:variant>
        <vt:i4>218</vt:i4>
      </vt:variant>
      <vt:variant>
        <vt:i4>0</vt:i4>
      </vt:variant>
      <vt:variant>
        <vt:i4>5</vt:i4>
      </vt:variant>
      <vt:variant>
        <vt:lpwstr/>
      </vt:variant>
      <vt:variant>
        <vt:lpwstr>_Toc448870996</vt:lpwstr>
      </vt:variant>
      <vt:variant>
        <vt:i4>1179698</vt:i4>
      </vt:variant>
      <vt:variant>
        <vt:i4>212</vt:i4>
      </vt:variant>
      <vt:variant>
        <vt:i4>0</vt:i4>
      </vt:variant>
      <vt:variant>
        <vt:i4>5</vt:i4>
      </vt:variant>
      <vt:variant>
        <vt:lpwstr/>
      </vt:variant>
      <vt:variant>
        <vt:lpwstr>_Toc448870995</vt:lpwstr>
      </vt:variant>
      <vt:variant>
        <vt:i4>1179698</vt:i4>
      </vt:variant>
      <vt:variant>
        <vt:i4>206</vt:i4>
      </vt:variant>
      <vt:variant>
        <vt:i4>0</vt:i4>
      </vt:variant>
      <vt:variant>
        <vt:i4>5</vt:i4>
      </vt:variant>
      <vt:variant>
        <vt:lpwstr/>
      </vt:variant>
      <vt:variant>
        <vt:lpwstr>_Toc448870994</vt:lpwstr>
      </vt:variant>
      <vt:variant>
        <vt:i4>1179698</vt:i4>
      </vt:variant>
      <vt:variant>
        <vt:i4>200</vt:i4>
      </vt:variant>
      <vt:variant>
        <vt:i4>0</vt:i4>
      </vt:variant>
      <vt:variant>
        <vt:i4>5</vt:i4>
      </vt:variant>
      <vt:variant>
        <vt:lpwstr/>
      </vt:variant>
      <vt:variant>
        <vt:lpwstr>_Toc448870993</vt:lpwstr>
      </vt:variant>
      <vt:variant>
        <vt:i4>1179698</vt:i4>
      </vt:variant>
      <vt:variant>
        <vt:i4>194</vt:i4>
      </vt:variant>
      <vt:variant>
        <vt:i4>0</vt:i4>
      </vt:variant>
      <vt:variant>
        <vt:i4>5</vt:i4>
      </vt:variant>
      <vt:variant>
        <vt:lpwstr/>
      </vt:variant>
      <vt:variant>
        <vt:lpwstr>_Toc448870992</vt:lpwstr>
      </vt:variant>
      <vt:variant>
        <vt:i4>1179698</vt:i4>
      </vt:variant>
      <vt:variant>
        <vt:i4>188</vt:i4>
      </vt:variant>
      <vt:variant>
        <vt:i4>0</vt:i4>
      </vt:variant>
      <vt:variant>
        <vt:i4>5</vt:i4>
      </vt:variant>
      <vt:variant>
        <vt:lpwstr/>
      </vt:variant>
      <vt:variant>
        <vt:lpwstr>_Toc448870991</vt:lpwstr>
      </vt:variant>
      <vt:variant>
        <vt:i4>1179698</vt:i4>
      </vt:variant>
      <vt:variant>
        <vt:i4>182</vt:i4>
      </vt:variant>
      <vt:variant>
        <vt:i4>0</vt:i4>
      </vt:variant>
      <vt:variant>
        <vt:i4>5</vt:i4>
      </vt:variant>
      <vt:variant>
        <vt:lpwstr/>
      </vt:variant>
      <vt:variant>
        <vt:lpwstr>_Toc448870990</vt:lpwstr>
      </vt:variant>
      <vt:variant>
        <vt:i4>1245234</vt:i4>
      </vt:variant>
      <vt:variant>
        <vt:i4>176</vt:i4>
      </vt:variant>
      <vt:variant>
        <vt:i4>0</vt:i4>
      </vt:variant>
      <vt:variant>
        <vt:i4>5</vt:i4>
      </vt:variant>
      <vt:variant>
        <vt:lpwstr/>
      </vt:variant>
      <vt:variant>
        <vt:lpwstr>_Toc448870989</vt:lpwstr>
      </vt:variant>
      <vt:variant>
        <vt:i4>1245234</vt:i4>
      </vt:variant>
      <vt:variant>
        <vt:i4>170</vt:i4>
      </vt:variant>
      <vt:variant>
        <vt:i4>0</vt:i4>
      </vt:variant>
      <vt:variant>
        <vt:i4>5</vt:i4>
      </vt:variant>
      <vt:variant>
        <vt:lpwstr/>
      </vt:variant>
      <vt:variant>
        <vt:lpwstr>_Toc448870988</vt:lpwstr>
      </vt:variant>
      <vt:variant>
        <vt:i4>1245234</vt:i4>
      </vt:variant>
      <vt:variant>
        <vt:i4>164</vt:i4>
      </vt:variant>
      <vt:variant>
        <vt:i4>0</vt:i4>
      </vt:variant>
      <vt:variant>
        <vt:i4>5</vt:i4>
      </vt:variant>
      <vt:variant>
        <vt:lpwstr/>
      </vt:variant>
      <vt:variant>
        <vt:lpwstr>_Toc448870987</vt:lpwstr>
      </vt:variant>
      <vt:variant>
        <vt:i4>1245234</vt:i4>
      </vt:variant>
      <vt:variant>
        <vt:i4>158</vt:i4>
      </vt:variant>
      <vt:variant>
        <vt:i4>0</vt:i4>
      </vt:variant>
      <vt:variant>
        <vt:i4>5</vt:i4>
      </vt:variant>
      <vt:variant>
        <vt:lpwstr/>
      </vt:variant>
      <vt:variant>
        <vt:lpwstr>_Toc448870986</vt:lpwstr>
      </vt:variant>
      <vt:variant>
        <vt:i4>1245234</vt:i4>
      </vt:variant>
      <vt:variant>
        <vt:i4>152</vt:i4>
      </vt:variant>
      <vt:variant>
        <vt:i4>0</vt:i4>
      </vt:variant>
      <vt:variant>
        <vt:i4>5</vt:i4>
      </vt:variant>
      <vt:variant>
        <vt:lpwstr/>
      </vt:variant>
      <vt:variant>
        <vt:lpwstr>_Toc448870985</vt:lpwstr>
      </vt:variant>
      <vt:variant>
        <vt:i4>1245234</vt:i4>
      </vt:variant>
      <vt:variant>
        <vt:i4>146</vt:i4>
      </vt:variant>
      <vt:variant>
        <vt:i4>0</vt:i4>
      </vt:variant>
      <vt:variant>
        <vt:i4>5</vt:i4>
      </vt:variant>
      <vt:variant>
        <vt:lpwstr/>
      </vt:variant>
      <vt:variant>
        <vt:lpwstr>_Toc448870984</vt:lpwstr>
      </vt:variant>
      <vt:variant>
        <vt:i4>1245234</vt:i4>
      </vt:variant>
      <vt:variant>
        <vt:i4>140</vt:i4>
      </vt:variant>
      <vt:variant>
        <vt:i4>0</vt:i4>
      </vt:variant>
      <vt:variant>
        <vt:i4>5</vt:i4>
      </vt:variant>
      <vt:variant>
        <vt:lpwstr/>
      </vt:variant>
      <vt:variant>
        <vt:lpwstr>_Toc448870983</vt:lpwstr>
      </vt:variant>
      <vt:variant>
        <vt:i4>1245234</vt:i4>
      </vt:variant>
      <vt:variant>
        <vt:i4>134</vt:i4>
      </vt:variant>
      <vt:variant>
        <vt:i4>0</vt:i4>
      </vt:variant>
      <vt:variant>
        <vt:i4>5</vt:i4>
      </vt:variant>
      <vt:variant>
        <vt:lpwstr/>
      </vt:variant>
      <vt:variant>
        <vt:lpwstr>_Toc448870982</vt:lpwstr>
      </vt:variant>
      <vt:variant>
        <vt:i4>1245234</vt:i4>
      </vt:variant>
      <vt:variant>
        <vt:i4>128</vt:i4>
      </vt:variant>
      <vt:variant>
        <vt:i4>0</vt:i4>
      </vt:variant>
      <vt:variant>
        <vt:i4>5</vt:i4>
      </vt:variant>
      <vt:variant>
        <vt:lpwstr/>
      </vt:variant>
      <vt:variant>
        <vt:lpwstr>_Toc448870981</vt:lpwstr>
      </vt:variant>
      <vt:variant>
        <vt:i4>1245234</vt:i4>
      </vt:variant>
      <vt:variant>
        <vt:i4>122</vt:i4>
      </vt:variant>
      <vt:variant>
        <vt:i4>0</vt:i4>
      </vt:variant>
      <vt:variant>
        <vt:i4>5</vt:i4>
      </vt:variant>
      <vt:variant>
        <vt:lpwstr/>
      </vt:variant>
      <vt:variant>
        <vt:lpwstr>_Toc448870980</vt:lpwstr>
      </vt:variant>
      <vt:variant>
        <vt:i4>1835058</vt:i4>
      </vt:variant>
      <vt:variant>
        <vt:i4>116</vt:i4>
      </vt:variant>
      <vt:variant>
        <vt:i4>0</vt:i4>
      </vt:variant>
      <vt:variant>
        <vt:i4>5</vt:i4>
      </vt:variant>
      <vt:variant>
        <vt:lpwstr/>
      </vt:variant>
      <vt:variant>
        <vt:lpwstr>_Toc448870979</vt:lpwstr>
      </vt:variant>
      <vt:variant>
        <vt:i4>1835058</vt:i4>
      </vt:variant>
      <vt:variant>
        <vt:i4>110</vt:i4>
      </vt:variant>
      <vt:variant>
        <vt:i4>0</vt:i4>
      </vt:variant>
      <vt:variant>
        <vt:i4>5</vt:i4>
      </vt:variant>
      <vt:variant>
        <vt:lpwstr/>
      </vt:variant>
      <vt:variant>
        <vt:lpwstr>_Toc448870978</vt:lpwstr>
      </vt:variant>
      <vt:variant>
        <vt:i4>1835058</vt:i4>
      </vt:variant>
      <vt:variant>
        <vt:i4>104</vt:i4>
      </vt:variant>
      <vt:variant>
        <vt:i4>0</vt:i4>
      </vt:variant>
      <vt:variant>
        <vt:i4>5</vt:i4>
      </vt:variant>
      <vt:variant>
        <vt:lpwstr/>
      </vt:variant>
      <vt:variant>
        <vt:lpwstr>_Toc448870977</vt:lpwstr>
      </vt:variant>
      <vt:variant>
        <vt:i4>1835058</vt:i4>
      </vt:variant>
      <vt:variant>
        <vt:i4>98</vt:i4>
      </vt:variant>
      <vt:variant>
        <vt:i4>0</vt:i4>
      </vt:variant>
      <vt:variant>
        <vt:i4>5</vt:i4>
      </vt:variant>
      <vt:variant>
        <vt:lpwstr/>
      </vt:variant>
      <vt:variant>
        <vt:lpwstr>_Toc448870976</vt:lpwstr>
      </vt:variant>
      <vt:variant>
        <vt:i4>1835058</vt:i4>
      </vt:variant>
      <vt:variant>
        <vt:i4>92</vt:i4>
      </vt:variant>
      <vt:variant>
        <vt:i4>0</vt:i4>
      </vt:variant>
      <vt:variant>
        <vt:i4>5</vt:i4>
      </vt:variant>
      <vt:variant>
        <vt:lpwstr/>
      </vt:variant>
      <vt:variant>
        <vt:lpwstr>_Toc448870975</vt:lpwstr>
      </vt:variant>
      <vt:variant>
        <vt:i4>1835058</vt:i4>
      </vt:variant>
      <vt:variant>
        <vt:i4>86</vt:i4>
      </vt:variant>
      <vt:variant>
        <vt:i4>0</vt:i4>
      </vt:variant>
      <vt:variant>
        <vt:i4>5</vt:i4>
      </vt:variant>
      <vt:variant>
        <vt:lpwstr/>
      </vt:variant>
      <vt:variant>
        <vt:lpwstr>_Toc448870974</vt:lpwstr>
      </vt:variant>
      <vt:variant>
        <vt:i4>1835058</vt:i4>
      </vt:variant>
      <vt:variant>
        <vt:i4>80</vt:i4>
      </vt:variant>
      <vt:variant>
        <vt:i4>0</vt:i4>
      </vt:variant>
      <vt:variant>
        <vt:i4>5</vt:i4>
      </vt:variant>
      <vt:variant>
        <vt:lpwstr/>
      </vt:variant>
      <vt:variant>
        <vt:lpwstr>_Toc448870973</vt:lpwstr>
      </vt:variant>
      <vt:variant>
        <vt:i4>1835058</vt:i4>
      </vt:variant>
      <vt:variant>
        <vt:i4>74</vt:i4>
      </vt:variant>
      <vt:variant>
        <vt:i4>0</vt:i4>
      </vt:variant>
      <vt:variant>
        <vt:i4>5</vt:i4>
      </vt:variant>
      <vt:variant>
        <vt:lpwstr/>
      </vt:variant>
      <vt:variant>
        <vt:lpwstr>_Toc448870972</vt:lpwstr>
      </vt:variant>
      <vt:variant>
        <vt:i4>1835058</vt:i4>
      </vt:variant>
      <vt:variant>
        <vt:i4>68</vt:i4>
      </vt:variant>
      <vt:variant>
        <vt:i4>0</vt:i4>
      </vt:variant>
      <vt:variant>
        <vt:i4>5</vt:i4>
      </vt:variant>
      <vt:variant>
        <vt:lpwstr/>
      </vt:variant>
      <vt:variant>
        <vt:lpwstr>_Toc448870971</vt:lpwstr>
      </vt:variant>
      <vt:variant>
        <vt:i4>1835058</vt:i4>
      </vt:variant>
      <vt:variant>
        <vt:i4>62</vt:i4>
      </vt:variant>
      <vt:variant>
        <vt:i4>0</vt:i4>
      </vt:variant>
      <vt:variant>
        <vt:i4>5</vt:i4>
      </vt:variant>
      <vt:variant>
        <vt:lpwstr/>
      </vt:variant>
      <vt:variant>
        <vt:lpwstr>_Toc448870970</vt:lpwstr>
      </vt:variant>
      <vt:variant>
        <vt:i4>1900594</vt:i4>
      </vt:variant>
      <vt:variant>
        <vt:i4>56</vt:i4>
      </vt:variant>
      <vt:variant>
        <vt:i4>0</vt:i4>
      </vt:variant>
      <vt:variant>
        <vt:i4>5</vt:i4>
      </vt:variant>
      <vt:variant>
        <vt:lpwstr/>
      </vt:variant>
      <vt:variant>
        <vt:lpwstr>_Toc448870969</vt:lpwstr>
      </vt:variant>
      <vt:variant>
        <vt:i4>1900594</vt:i4>
      </vt:variant>
      <vt:variant>
        <vt:i4>50</vt:i4>
      </vt:variant>
      <vt:variant>
        <vt:i4>0</vt:i4>
      </vt:variant>
      <vt:variant>
        <vt:i4>5</vt:i4>
      </vt:variant>
      <vt:variant>
        <vt:lpwstr/>
      </vt:variant>
      <vt:variant>
        <vt:lpwstr>_Toc448870968</vt:lpwstr>
      </vt:variant>
      <vt:variant>
        <vt:i4>1900594</vt:i4>
      </vt:variant>
      <vt:variant>
        <vt:i4>44</vt:i4>
      </vt:variant>
      <vt:variant>
        <vt:i4>0</vt:i4>
      </vt:variant>
      <vt:variant>
        <vt:i4>5</vt:i4>
      </vt:variant>
      <vt:variant>
        <vt:lpwstr/>
      </vt:variant>
      <vt:variant>
        <vt:lpwstr>_Toc448870967</vt:lpwstr>
      </vt:variant>
      <vt:variant>
        <vt:i4>1900594</vt:i4>
      </vt:variant>
      <vt:variant>
        <vt:i4>38</vt:i4>
      </vt:variant>
      <vt:variant>
        <vt:i4>0</vt:i4>
      </vt:variant>
      <vt:variant>
        <vt:i4>5</vt:i4>
      </vt:variant>
      <vt:variant>
        <vt:lpwstr/>
      </vt:variant>
      <vt:variant>
        <vt:lpwstr>_Toc448870966</vt:lpwstr>
      </vt:variant>
      <vt:variant>
        <vt:i4>1900594</vt:i4>
      </vt:variant>
      <vt:variant>
        <vt:i4>32</vt:i4>
      </vt:variant>
      <vt:variant>
        <vt:i4>0</vt:i4>
      </vt:variant>
      <vt:variant>
        <vt:i4>5</vt:i4>
      </vt:variant>
      <vt:variant>
        <vt:lpwstr/>
      </vt:variant>
      <vt:variant>
        <vt:lpwstr>_Toc448870965</vt:lpwstr>
      </vt:variant>
      <vt:variant>
        <vt:i4>1900594</vt:i4>
      </vt:variant>
      <vt:variant>
        <vt:i4>26</vt:i4>
      </vt:variant>
      <vt:variant>
        <vt:i4>0</vt:i4>
      </vt:variant>
      <vt:variant>
        <vt:i4>5</vt:i4>
      </vt:variant>
      <vt:variant>
        <vt:lpwstr/>
      </vt:variant>
      <vt:variant>
        <vt:lpwstr>_Toc448870964</vt:lpwstr>
      </vt:variant>
      <vt:variant>
        <vt:i4>1900594</vt:i4>
      </vt:variant>
      <vt:variant>
        <vt:i4>20</vt:i4>
      </vt:variant>
      <vt:variant>
        <vt:i4>0</vt:i4>
      </vt:variant>
      <vt:variant>
        <vt:i4>5</vt:i4>
      </vt:variant>
      <vt:variant>
        <vt:lpwstr/>
      </vt:variant>
      <vt:variant>
        <vt:lpwstr>_Toc448870963</vt:lpwstr>
      </vt:variant>
      <vt:variant>
        <vt:i4>1900594</vt:i4>
      </vt:variant>
      <vt:variant>
        <vt:i4>14</vt:i4>
      </vt:variant>
      <vt:variant>
        <vt:i4>0</vt:i4>
      </vt:variant>
      <vt:variant>
        <vt:i4>5</vt:i4>
      </vt:variant>
      <vt:variant>
        <vt:lpwstr/>
      </vt:variant>
      <vt:variant>
        <vt:lpwstr>_Toc448870962</vt:lpwstr>
      </vt:variant>
      <vt:variant>
        <vt:i4>1900594</vt:i4>
      </vt:variant>
      <vt:variant>
        <vt:i4>8</vt:i4>
      </vt:variant>
      <vt:variant>
        <vt:i4>0</vt:i4>
      </vt:variant>
      <vt:variant>
        <vt:i4>5</vt:i4>
      </vt:variant>
      <vt:variant>
        <vt:lpwstr/>
      </vt:variant>
      <vt:variant>
        <vt:lpwstr>_Toc448870961</vt:lpwstr>
      </vt:variant>
      <vt:variant>
        <vt:i4>1900594</vt:i4>
      </vt:variant>
      <vt:variant>
        <vt:i4>2</vt:i4>
      </vt:variant>
      <vt:variant>
        <vt:i4>0</vt:i4>
      </vt:variant>
      <vt:variant>
        <vt:i4>5</vt:i4>
      </vt:variant>
      <vt:variant>
        <vt:lpwstr/>
      </vt:variant>
      <vt:variant>
        <vt:lpwstr>_Toc448870960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仲恺农业工程学院</dc:title>
  <dc:subject/>
  <dc:creator>csm</dc:creator>
  <cp:keywords/>
  <dc:description/>
  <cp:lastModifiedBy>csm</cp:lastModifiedBy>
  <cp:revision>2</cp:revision>
  <dcterms:created xsi:type="dcterms:W3CDTF">2016-05-26T15:17:00Z</dcterms:created>
  <dcterms:modified xsi:type="dcterms:W3CDTF">2016-05-26T15:17:00Z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2052-10.1.0.5737</vt:lpwstr>
  </property>
</Properties>
</file>